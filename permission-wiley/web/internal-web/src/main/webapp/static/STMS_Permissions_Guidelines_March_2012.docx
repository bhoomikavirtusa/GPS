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16AA" w:rsidRPr="00D43C4C" w:rsidRDefault="00C5486A" w:rsidP="00D516AA">
      <w:pPr>
        <w:spacing w:after="0" w:line="240" w:lineRule="auto"/>
        <w:jc w:val="center"/>
        <w:rPr>
          <w:rFonts w:ascii="Times New Roman" w:hAnsi="Times New Roman" w:cs="Times New Roman"/>
          <w:b/>
          <w:bCs/>
          <w:szCs w:val="22"/>
        </w:rPr>
      </w:pPr>
      <w:ins w:id="0" w:author="Joshua, Sue - Chichester" w:date="2012-03-15T14:53:00Z">
        <w:r>
          <w:rPr>
            <w:rFonts w:ascii="Times New Roman" w:hAnsi="Times New Roman" w:cs="Times New Roman"/>
            <w:b/>
            <w:bCs/>
            <w:szCs w:val="22"/>
          </w:rPr>
          <w:t xml:space="preserve">STMS </w:t>
        </w:r>
      </w:ins>
      <w:r w:rsidR="00D516AA" w:rsidRPr="00D43C4C">
        <w:rPr>
          <w:rFonts w:ascii="Times New Roman" w:hAnsi="Times New Roman" w:cs="Times New Roman"/>
          <w:b/>
          <w:bCs/>
          <w:szCs w:val="22"/>
        </w:rPr>
        <w:t>Guidelines</w:t>
      </w:r>
      <w:r w:rsidR="009B7E87" w:rsidRPr="00D43C4C">
        <w:rPr>
          <w:rFonts w:ascii="Times New Roman" w:hAnsi="Times New Roman" w:cs="Times New Roman"/>
          <w:b/>
          <w:bCs/>
          <w:szCs w:val="22"/>
        </w:rPr>
        <w:t xml:space="preserve"> for Obtaining Permissions</w:t>
      </w:r>
      <w:r w:rsidR="0065435A" w:rsidRPr="00D43C4C">
        <w:rPr>
          <w:rFonts w:ascii="Times New Roman" w:hAnsi="Times New Roman" w:cs="Times New Roman"/>
          <w:b/>
          <w:bCs/>
          <w:szCs w:val="22"/>
        </w:rPr>
        <w:t xml:space="preserve"> </w:t>
      </w:r>
      <w:del w:id="1" w:author="Joshua, Sue - Chichester" w:date="2012-03-15T14:53:00Z">
        <w:r w:rsidR="0065435A" w:rsidRPr="00D43C4C" w:rsidDel="00C5486A">
          <w:rPr>
            <w:rFonts w:ascii="Times New Roman" w:hAnsi="Times New Roman" w:cs="Times New Roman"/>
            <w:b/>
            <w:bCs/>
            <w:szCs w:val="22"/>
          </w:rPr>
          <w:delText>-</w:delText>
        </w:r>
      </w:del>
      <w:ins w:id="2" w:author="Joshua, Sue - Chichester" w:date="2012-03-15T14:53:00Z">
        <w:r>
          <w:rPr>
            <w:rFonts w:ascii="Times New Roman" w:hAnsi="Times New Roman" w:cs="Times New Roman"/>
            <w:b/>
            <w:bCs/>
            <w:szCs w:val="22"/>
          </w:rPr>
          <w:t>–</w:t>
        </w:r>
      </w:ins>
      <w:r w:rsidR="0065435A" w:rsidRPr="00D43C4C">
        <w:rPr>
          <w:rFonts w:ascii="Times New Roman" w:hAnsi="Times New Roman" w:cs="Times New Roman"/>
          <w:b/>
          <w:bCs/>
          <w:szCs w:val="22"/>
        </w:rPr>
        <w:t xml:space="preserve"> </w:t>
      </w:r>
      <w:ins w:id="3" w:author="Joshua, Sue - Chichester" w:date="2012-03-15T14:53:00Z">
        <w:r>
          <w:rPr>
            <w:rFonts w:ascii="Times New Roman" w:hAnsi="Times New Roman" w:cs="Times New Roman"/>
            <w:b/>
            <w:bCs/>
            <w:szCs w:val="22"/>
          </w:rPr>
          <w:t>March 2012</w:t>
        </w:r>
      </w:ins>
      <w:del w:id="4" w:author="Joshua, Sue - Chichester" w:date="2012-03-15T14:53:00Z">
        <w:r w:rsidR="00D516AA" w:rsidRPr="00D43C4C" w:rsidDel="00C5486A">
          <w:rPr>
            <w:rFonts w:ascii="Times New Roman" w:hAnsi="Times New Roman" w:cs="Times New Roman"/>
            <w:b/>
            <w:bCs/>
            <w:szCs w:val="22"/>
          </w:rPr>
          <w:delText>June 2011</w:delText>
        </w:r>
      </w:del>
    </w:p>
    <w:p w:rsidR="00D516AA" w:rsidRPr="00D43C4C" w:rsidRDefault="00D516AA" w:rsidP="00D516AA">
      <w:pPr>
        <w:spacing w:after="0" w:line="240" w:lineRule="auto"/>
        <w:rPr>
          <w:rFonts w:ascii="Times New Roman" w:hAnsi="Times New Roman" w:cs="Times New Roman"/>
          <w:szCs w:val="22"/>
        </w:rPr>
      </w:pPr>
    </w:p>
    <w:p w:rsidR="00D516AA" w:rsidRPr="00D43C4C" w:rsidRDefault="00D516AA" w:rsidP="00D516AA">
      <w:pPr>
        <w:spacing w:after="0" w:line="240" w:lineRule="auto"/>
        <w:rPr>
          <w:rFonts w:ascii="Times New Roman" w:hAnsi="Times New Roman" w:cs="Times New Roman"/>
          <w:b/>
          <w:bCs/>
          <w:szCs w:val="22"/>
        </w:rPr>
      </w:pPr>
      <w:r w:rsidRPr="00D43C4C">
        <w:rPr>
          <w:rFonts w:ascii="Times New Roman" w:hAnsi="Times New Roman" w:cs="Times New Roman"/>
          <w:b/>
          <w:bCs/>
          <w:szCs w:val="22"/>
        </w:rPr>
        <w:t>Goals</w:t>
      </w:r>
    </w:p>
    <w:p w:rsidR="00D516AA" w:rsidRPr="00D43C4C" w:rsidRDefault="00D516AA" w:rsidP="00D516AA">
      <w:pPr>
        <w:pStyle w:val="ListParagraph"/>
        <w:numPr>
          <w:ilvl w:val="0"/>
          <w:numId w:val="1"/>
        </w:numPr>
        <w:spacing w:after="0" w:line="240" w:lineRule="auto"/>
        <w:rPr>
          <w:rFonts w:ascii="Times New Roman" w:hAnsi="Times New Roman" w:cs="Times New Roman"/>
          <w:szCs w:val="22"/>
        </w:rPr>
      </w:pPr>
      <w:r w:rsidRPr="00D43C4C">
        <w:rPr>
          <w:rFonts w:ascii="Times New Roman" w:hAnsi="Times New Roman" w:cs="Times New Roman"/>
          <w:b/>
          <w:bCs/>
          <w:szCs w:val="22"/>
        </w:rPr>
        <w:t>Ensure</w:t>
      </w:r>
      <w:r w:rsidRPr="00D43C4C">
        <w:rPr>
          <w:rFonts w:ascii="Times New Roman" w:hAnsi="Times New Roman" w:cs="Times New Roman"/>
          <w:szCs w:val="22"/>
        </w:rPr>
        <w:t xml:space="preserve"> </w:t>
      </w:r>
      <w:r w:rsidRPr="00D43C4C">
        <w:rPr>
          <w:rFonts w:ascii="Times New Roman" w:hAnsi="Times New Roman" w:cs="Times New Roman"/>
          <w:b/>
          <w:bCs/>
          <w:szCs w:val="22"/>
        </w:rPr>
        <w:t>consistent use</w:t>
      </w:r>
      <w:r w:rsidRPr="00D43C4C">
        <w:rPr>
          <w:rFonts w:ascii="Times New Roman" w:hAnsi="Times New Roman" w:cs="Times New Roman"/>
          <w:szCs w:val="22"/>
        </w:rPr>
        <w:t xml:space="preserve"> of approved Permission Request form</w:t>
      </w:r>
      <w:r w:rsidR="0038637F" w:rsidRPr="00D43C4C">
        <w:rPr>
          <w:rFonts w:ascii="Times New Roman" w:hAnsi="Times New Roman" w:cs="Times New Roman"/>
          <w:szCs w:val="22"/>
        </w:rPr>
        <w:t xml:space="preserve"> (a copy of which </w:t>
      </w:r>
      <w:r w:rsidR="00D43C4C" w:rsidRPr="00D43C4C">
        <w:rPr>
          <w:rFonts w:ascii="Times New Roman" w:hAnsi="Times New Roman" w:cs="Times New Roman"/>
          <w:szCs w:val="22"/>
        </w:rPr>
        <w:t>follows</w:t>
      </w:r>
      <w:r w:rsidR="0038637F" w:rsidRPr="00D43C4C">
        <w:rPr>
          <w:rFonts w:ascii="Times New Roman" w:hAnsi="Times New Roman" w:cs="Times New Roman"/>
          <w:szCs w:val="22"/>
        </w:rPr>
        <w:t>)</w:t>
      </w:r>
    </w:p>
    <w:p w:rsidR="00D516AA" w:rsidRPr="00D43C4C" w:rsidRDefault="00D516AA" w:rsidP="00D516AA">
      <w:pPr>
        <w:pStyle w:val="ListParagraph"/>
        <w:numPr>
          <w:ilvl w:val="0"/>
          <w:numId w:val="1"/>
        </w:numPr>
        <w:spacing w:after="0" w:line="240" w:lineRule="auto"/>
        <w:rPr>
          <w:rFonts w:ascii="Times New Roman" w:hAnsi="Times New Roman" w:cs="Times New Roman"/>
          <w:szCs w:val="22"/>
        </w:rPr>
      </w:pPr>
      <w:r w:rsidRPr="00D43C4C">
        <w:rPr>
          <w:rFonts w:ascii="Times New Roman" w:hAnsi="Times New Roman" w:cs="Times New Roman"/>
          <w:b/>
          <w:bCs/>
          <w:szCs w:val="22"/>
        </w:rPr>
        <w:t>Eliminate or minimize use restrictions</w:t>
      </w:r>
      <w:r w:rsidRPr="00D43C4C">
        <w:rPr>
          <w:rFonts w:ascii="Times New Roman" w:hAnsi="Times New Roman" w:cs="Times New Roman"/>
          <w:szCs w:val="22"/>
        </w:rPr>
        <w:t xml:space="preserve"> granted by rights holders</w:t>
      </w:r>
    </w:p>
    <w:p w:rsidR="00D516AA" w:rsidRPr="00D43C4C" w:rsidRDefault="00D516AA" w:rsidP="00D516AA">
      <w:pPr>
        <w:pStyle w:val="ListParagraph"/>
        <w:numPr>
          <w:ilvl w:val="0"/>
          <w:numId w:val="1"/>
        </w:numPr>
        <w:spacing w:after="0" w:line="240" w:lineRule="auto"/>
        <w:rPr>
          <w:rFonts w:ascii="Times New Roman" w:hAnsi="Times New Roman" w:cs="Times New Roman"/>
          <w:szCs w:val="22"/>
        </w:rPr>
      </w:pPr>
      <w:r w:rsidRPr="00D43C4C">
        <w:rPr>
          <w:rFonts w:ascii="Times New Roman" w:hAnsi="Times New Roman" w:cs="Times New Roman"/>
          <w:b/>
          <w:bCs/>
          <w:szCs w:val="22"/>
        </w:rPr>
        <w:t>Establish approval process</w:t>
      </w:r>
      <w:r w:rsidRPr="00D43C4C">
        <w:rPr>
          <w:rFonts w:ascii="Times New Roman" w:hAnsi="Times New Roman" w:cs="Times New Roman"/>
          <w:szCs w:val="22"/>
        </w:rPr>
        <w:t xml:space="preserve"> for limits or restrictions on rights grants</w:t>
      </w:r>
    </w:p>
    <w:p w:rsidR="00D516AA" w:rsidRPr="00D43C4C" w:rsidRDefault="00D516AA" w:rsidP="00D516AA">
      <w:pPr>
        <w:spacing w:after="0" w:line="240" w:lineRule="auto"/>
        <w:rPr>
          <w:rFonts w:ascii="Times New Roman" w:hAnsi="Times New Roman" w:cs="Times New Roman"/>
          <w:szCs w:val="22"/>
        </w:rPr>
      </w:pPr>
    </w:p>
    <w:p w:rsidR="00D516AA" w:rsidRPr="00D43C4C" w:rsidRDefault="00D516AA" w:rsidP="00D516AA">
      <w:pPr>
        <w:spacing w:after="0" w:line="240" w:lineRule="auto"/>
        <w:rPr>
          <w:rFonts w:ascii="Times New Roman" w:hAnsi="Times New Roman" w:cs="Times New Roman"/>
          <w:b/>
          <w:bCs/>
          <w:szCs w:val="22"/>
        </w:rPr>
      </w:pPr>
      <w:r w:rsidRPr="00D43C4C">
        <w:rPr>
          <w:rFonts w:ascii="Times New Roman" w:hAnsi="Times New Roman" w:cs="Times New Roman"/>
          <w:b/>
          <w:bCs/>
          <w:szCs w:val="22"/>
        </w:rPr>
        <w:t>Best practice for Permissions Requests: obtain broad permissions without any restrictions</w:t>
      </w:r>
      <w:r w:rsidR="0065435A" w:rsidRPr="00D43C4C">
        <w:rPr>
          <w:rFonts w:ascii="Times New Roman" w:hAnsi="Times New Roman" w:cs="Times New Roman"/>
          <w:b/>
          <w:bCs/>
          <w:szCs w:val="22"/>
        </w:rPr>
        <w:t>, using Wiley’s approved form</w:t>
      </w:r>
      <w:r w:rsidR="0045440D" w:rsidRPr="00D43C4C">
        <w:rPr>
          <w:rFonts w:ascii="Times New Roman" w:hAnsi="Times New Roman" w:cs="Times New Roman"/>
          <w:b/>
          <w:bCs/>
          <w:szCs w:val="22"/>
        </w:rPr>
        <w:t>.</w:t>
      </w:r>
    </w:p>
    <w:p w:rsidR="00D516AA" w:rsidRPr="00D43C4C" w:rsidRDefault="00D516AA" w:rsidP="00D516AA">
      <w:pPr>
        <w:pStyle w:val="ListParagraph"/>
        <w:numPr>
          <w:ilvl w:val="0"/>
          <w:numId w:val="3"/>
        </w:numPr>
        <w:spacing w:after="0" w:line="240" w:lineRule="auto"/>
        <w:rPr>
          <w:rFonts w:ascii="Times New Roman" w:hAnsi="Times New Roman" w:cs="Times New Roman"/>
          <w:szCs w:val="22"/>
        </w:rPr>
      </w:pPr>
      <w:r w:rsidRPr="00D43C4C">
        <w:rPr>
          <w:rFonts w:ascii="Times New Roman" w:hAnsi="Times New Roman" w:cs="Times New Roman"/>
          <w:szCs w:val="22"/>
        </w:rPr>
        <w:t>Permission</w:t>
      </w:r>
      <w:r w:rsidR="0065435A" w:rsidRPr="00D43C4C">
        <w:rPr>
          <w:rFonts w:ascii="Times New Roman" w:hAnsi="Times New Roman" w:cs="Times New Roman"/>
          <w:szCs w:val="22"/>
        </w:rPr>
        <w:t xml:space="preserve"> grant</w:t>
      </w:r>
      <w:r w:rsidRPr="00D43C4C">
        <w:rPr>
          <w:rFonts w:ascii="Times New Roman" w:hAnsi="Times New Roman" w:cs="Times New Roman"/>
          <w:szCs w:val="22"/>
        </w:rPr>
        <w:t xml:space="preserve"> should expressly state that it covers all media now known or hereafter developed</w:t>
      </w:r>
      <w:r w:rsidR="00147F64" w:rsidRPr="00D43C4C">
        <w:rPr>
          <w:rFonts w:ascii="Times New Roman" w:hAnsi="Times New Roman" w:cs="Times New Roman"/>
          <w:szCs w:val="22"/>
        </w:rPr>
        <w:t>.</w:t>
      </w:r>
    </w:p>
    <w:p w:rsidR="00D516AA" w:rsidRPr="00D43C4C" w:rsidRDefault="00D516AA" w:rsidP="00D516AA">
      <w:pPr>
        <w:pStyle w:val="ListParagraph"/>
        <w:numPr>
          <w:ilvl w:val="0"/>
          <w:numId w:val="3"/>
        </w:numPr>
        <w:spacing w:after="0" w:line="240" w:lineRule="auto"/>
        <w:rPr>
          <w:rFonts w:ascii="Times New Roman" w:hAnsi="Times New Roman" w:cs="Times New Roman"/>
          <w:szCs w:val="22"/>
        </w:rPr>
      </w:pPr>
      <w:r w:rsidRPr="00D43C4C">
        <w:rPr>
          <w:rFonts w:ascii="Times New Roman" w:hAnsi="Times New Roman" w:cs="Times New Roman"/>
          <w:szCs w:val="22"/>
        </w:rPr>
        <w:t xml:space="preserve">Permission should </w:t>
      </w:r>
      <w:r w:rsidR="00FD6F01" w:rsidRPr="00D43C4C">
        <w:rPr>
          <w:rFonts w:ascii="Times New Roman" w:hAnsi="Times New Roman" w:cs="Times New Roman"/>
          <w:szCs w:val="22"/>
          <w:u w:val="single"/>
        </w:rPr>
        <w:t>not</w:t>
      </w:r>
      <w:r w:rsidR="00FD6F01" w:rsidRPr="00D43C4C">
        <w:rPr>
          <w:rFonts w:ascii="Times New Roman" w:hAnsi="Times New Roman" w:cs="Times New Roman"/>
          <w:szCs w:val="22"/>
        </w:rPr>
        <w:t xml:space="preserve"> contain any restrictions, specifically:</w:t>
      </w:r>
    </w:p>
    <w:p w:rsidR="00D516AA" w:rsidRPr="00D43C4C" w:rsidRDefault="00D516A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No geographic/market limitations</w:t>
      </w:r>
    </w:p>
    <w:p w:rsidR="00D516AA" w:rsidRPr="00D43C4C" w:rsidRDefault="00D516A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 xml:space="preserve">No </w:t>
      </w:r>
      <w:r w:rsidR="00E0377A" w:rsidRPr="00D43C4C">
        <w:rPr>
          <w:rFonts w:ascii="Times New Roman" w:hAnsi="Times New Roman" w:cs="Times New Roman"/>
          <w:szCs w:val="22"/>
        </w:rPr>
        <w:t>“</w:t>
      </w:r>
      <w:r w:rsidRPr="00D43C4C">
        <w:rPr>
          <w:rFonts w:ascii="Times New Roman" w:hAnsi="Times New Roman" w:cs="Times New Roman"/>
          <w:szCs w:val="22"/>
        </w:rPr>
        <w:t>print only</w:t>
      </w:r>
      <w:r w:rsidR="00E0377A" w:rsidRPr="00D43C4C">
        <w:rPr>
          <w:rFonts w:ascii="Times New Roman" w:hAnsi="Times New Roman" w:cs="Times New Roman"/>
          <w:szCs w:val="22"/>
        </w:rPr>
        <w:t>”</w:t>
      </w:r>
      <w:r w:rsidRPr="00D43C4C">
        <w:rPr>
          <w:rFonts w:ascii="Times New Roman" w:hAnsi="Times New Roman" w:cs="Times New Roman"/>
          <w:szCs w:val="22"/>
        </w:rPr>
        <w:t xml:space="preserve"> requirement</w:t>
      </w:r>
    </w:p>
    <w:p w:rsidR="00D516AA" w:rsidRPr="00D43C4C" w:rsidRDefault="00E0377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No “current edition”</w:t>
      </w:r>
      <w:r w:rsidR="00D516AA" w:rsidRPr="00D43C4C">
        <w:rPr>
          <w:rFonts w:ascii="Times New Roman" w:hAnsi="Times New Roman" w:cs="Times New Roman"/>
          <w:szCs w:val="22"/>
        </w:rPr>
        <w:t xml:space="preserve"> restriction, or a clear process for relicensing for subsequent edition</w:t>
      </w:r>
    </w:p>
    <w:p w:rsidR="00D516AA" w:rsidRPr="00D43C4C" w:rsidRDefault="00D516A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No print run limitation</w:t>
      </w:r>
    </w:p>
    <w:p w:rsidR="00D516AA" w:rsidRPr="00D43C4C" w:rsidRDefault="00D516A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Language restrictions (</w:t>
      </w:r>
      <w:proofErr w:type="spellStart"/>
      <w:r w:rsidRPr="00D43C4C">
        <w:rPr>
          <w:rFonts w:ascii="Times New Roman" w:hAnsi="Times New Roman" w:cs="Times New Roman"/>
          <w:szCs w:val="22"/>
        </w:rPr>
        <w:t>eg</w:t>
      </w:r>
      <w:proofErr w:type="spellEnd"/>
      <w:r w:rsidRPr="00D43C4C">
        <w:rPr>
          <w:rFonts w:ascii="Times New Roman" w:hAnsi="Times New Roman" w:cs="Times New Roman"/>
          <w:szCs w:val="22"/>
        </w:rPr>
        <w:t xml:space="preserve"> English only) are to be avoided, but are acceptable if rights holder</w:t>
      </w:r>
      <w:r w:rsidR="009B7E87" w:rsidRPr="00D43C4C">
        <w:rPr>
          <w:rFonts w:ascii="Times New Roman" w:hAnsi="Times New Roman" w:cs="Times New Roman"/>
          <w:szCs w:val="22"/>
        </w:rPr>
        <w:t xml:space="preserve"> insists.</w:t>
      </w:r>
    </w:p>
    <w:p w:rsidR="0065435A" w:rsidRPr="00D43C4C" w:rsidRDefault="0065435A" w:rsidP="00D516AA">
      <w:pPr>
        <w:pStyle w:val="ListParagraph"/>
        <w:spacing w:after="0" w:line="240" w:lineRule="auto"/>
        <w:ind w:left="0"/>
        <w:rPr>
          <w:rFonts w:ascii="Times New Roman" w:hAnsi="Times New Roman" w:cs="Times New Roman"/>
          <w:szCs w:val="22"/>
        </w:rPr>
      </w:pPr>
      <w:bookmarkStart w:id="5" w:name="_GoBack"/>
      <w:bookmarkEnd w:id="5"/>
    </w:p>
    <w:p w:rsidR="00D516AA" w:rsidRPr="00D43C4C" w:rsidRDefault="00D516AA" w:rsidP="00D516AA">
      <w:pPr>
        <w:pStyle w:val="ListParagraph"/>
        <w:spacing w:after="0" w:line="240" w:lineRule="auto"/>
        <w:ind w:left="0"/>
        <w:rPr>
          <w:rFonts w:ascii="Times New Roman" w:hAnsi="Times New Roman" w:cs="Times New Roman"/>
          <w:b/>
          <w:bCs/>
          <w:szCs w:val="22"/>
        </w:rPr>
      </w:pPr>
      <w:r w:rsidRPr="00D43C4C">
        <w:rPr>
          <w:rFonts w:ascii="Times New Roman" w:hAnsi="Times New Roman" w:cs="Times New Roman"/>
          <w:b/>
          <w:bCs/>
          <w:szCs w:val="22"/>
        </w:rPr>
        <w:t>Important points to consider:</w:t>
      </w:r>
    </w:p>
    <w:p w:rsidR="00D516AA" w:rsidRPr="00D43C4C" w:rsidRDefault="0045440D" w:rsidP="00D516AA">
      <w:pPr>
        <w:pStyle w:val="ListParagraph"/>
        <w:numPr>
          <w:ilvl w:val="0"/>
          <w:numId w:val="4"/>
        </w:numPr>
        <w:spacing w:after="0" w:line="240" w:lineRule="auto"/>
        <w:rPr>
          <w:rFonts w:ascii="Times New Roman" w:hAnsi="Times New Roman" w:cs="Times New Roman"/>
          <w:szCs w:val="22"/>
        </w:rPr>
      </w:pPr>
      <w:r w:rsidRPr="00D43C4C">
        <w:rPr>
          <w:rFonts w:ascii="Times New Roman" w:hAnsi="Times New Roman" w:cs="Times New Roman"/>
          <w:szCs w:val="22"/>
        </w:rPr>
        <w:t>Print run limitations: if a print run limitation is unavoidable and the Editor has determined that it is not possible to delete or find an alternative image</w:t>
      </w:r>
      <w:r w:rsidR="009B7E87" w:rsidRPr="00D43C4C">
        <w:rPr>
          <w:rFonts w:ascii="Times New Roman" w:hAnsi="Times New Roman" w:cs="Times New Roman"/>
          <w:szCs w:val="22"/>
        </w:rPr>
        <w:t xml:space="preserve"> or other content</w:t>
      </w:r>
      <w:r w:rsidRPr="00D43C4C">
        <w:rPr>
          <w:rFonts w:ascii="Times New Roman" w:hAnsi="Times New Roman" w:cs="Times New Roman"/>
          <w:szCs w:val="22"/>
        </w:rPr>
        <w:t>, then you should secure rights to either 1</w:t>
      </w:r>
      <w:ins w:id="6" w:author="Joshua, Sue - Chichester" w:date="2012-03-15T14:54:00Z">
        <w:r w:rsidR="00C5486A">
          <w:rPr>
            <w:rFonts w:ascii="Times New Roman" w:hAnsi="Times New Roman" w:cs="Times New Roman"/>
            <w:szCs w:val="22"/>
          </w:rPr>
          <w:t>5,000</w:t>
        </w:r>
      </w:ins>
      <w:del w:id="7" w:author="Joshua, Sue - Chichester" w:date="2012-03-15T14:54:00Z">
        <w:r w:rsidRPr="00D43C4C" w:rsidDel="00C5486A">
          <w:rPr>
            <w:rFonts w:ascii="Times New Roman" w:hAnsi="Times New Roman" w:cs="Times New Roman"/>
            <w:szCs w:val="22"/>
          </w:rPr>
          <w:delText>00,000</w:delText>
        </w:r>
      </w:del>
      <w:r w:rsidRPr="00D43C4C">
        <w:rPr>
          <w:rFonts w:ascii="Times New Roman" w:hAnsi="Times New Roman" w:cs="Times New Roman"/>
          <w:szCs w:val="22"/>
        </w:rPr>
        <w:t xml:space="preserve"> copies or double the LIFETIME (not first year) sales estimate, whichever is GREATER.</w:t>
      </w:r>
    </w:p>
    <w:p w:rsidR="0045440D" w:rsidRPr="00D43C4C" w:rsidRDefault="00E0377A" w:rsidP="00D516AA">
      <w:pPr>
        <w:pStyle w:val="ListParagraph"/>
        <w:numPr>
          <w:ilvl w:val="0"/>
          <w:numId w:val="4"/>
        </w:numPr>
        <w:spacing w:after="0" w:line="240" w:lineRule="auto"/>
        <w:rPr>
          <w:rFonts w:ascii="Times New Roman" w:hAnsi="Times New Roman" w:cs="Times New Roman"/>
          <w:szCs w:val="22"/>
        </w:rPr>
      </w:pPr>
      <w:r w:rsidRPr="00D43C4C">
        <w:rPr>
          <w:rFonts w:ascii="Times New Roman" w:hAnsi="Times New Roman" w:cs="Times New Roman"/>
          <w:szCs w:val="22"/>
        </w:rPr>
        <w:t>“Print run”</w:t>
      </w:r>
      <w:r w:rsidR="0045440D" w:rsidRPr="00D43C4C">
        <w:rPr>
          <w:rFonts w:ascii="Times New Roman" w:hAnsi="Times New Roman" w:cs="Times New Roman"/>
          <w:szCs w:val="22"/>
        </w:rPr>
        <w:t xml:space="preserve"> must include all media—it cannot be limited to print versions.</w:t>
      </w:r>
    </w:p>
    <w:p w:rsidR="0045440D" w:rsidRPr="00D43C4C" w:rsidRDefault="0045440D" w:rsidP="00D516AA">
      <w:pPr>
        <w:pStyle w:val="ListParagraph"/>
        <w:numPr>
          <w:ilvl w:val="0"/>
          <w:numId w:val="4"/>
        </w:numPr>
        <w:spacing w:after="0" w:line="240" w:lineRule="auto"/>
        <w:rPr>
          <w:rFonts w:ascii="Times New Roman" w:hAnsi="Times New Roman" w:cs="Times New Roman"/>
          <w:szCs w:val="22"/>
        </w:rPr>
      </w:pPr>
      <w:r w:rsidRPr="00D43C4C">
        <w:rPr>
          <w:rFonts w:ascii="Times New Roman" w:hAnsi="Times New Roman" w:cs="Times New Roman"/>
          <w:szCs w:val="22"/>
        </w:rPr>
        <w:t>Do not accept limitations associated with ‘first print run’.</w:t>
      </w:r>
    </w:p>
    <w:p w:rsidR="0045440D" w:rsidRPr="00D43C4C" w:rsidRDefault="0045440D" w:rsidP="0045440D">
      <w:pPr>
        <w:spacing w:after="0" w:line="240" w:lineRule="auto"/>
        <w:rPr>
          <w:rFonts w:ascii="Times New Roman" w:hAnsi="Times New Roman" w:cs="Times New Roman"/>
          <w:szCs w:val="22"/>
        </w:rPr>
      </w:pPr>
    </w:p>
    <w:p w:rsidR="0065435A" w:rsidRPr="00D43C4C" w:rsidRDefault="0045440D" w:rsidP="0045440D">
      <w:pPr>
        <w:spacing w:after="0" w:line="240" w:lineRule="auto"/>
        <w:rPr>
          <w:rFonts w:ascii="Times New Roman" w:hAnsi="Times New Roman" w:cs="Times New Roman"/>
          <w:b/>
          <w:bCs/>
          <w:szCs w:val="22"/>
        </w:rPr>
      </w:pPr>
      <w:r w:rsidRPr="00D43C4C">
        <w:rPr>
          <w:rFonts w:ascii="Times New Roman" w:hAnsi="Times New Roman" w:cs="Times New Roman"/>
          <w:b/>
          <w:bCs/>
          <w:szCs w:val="22"/>
        </w:rPr>
        <w:t xml:space="preserve">Limitation of Liability language:  </w:t>
      </w:r>
    </w:p>
    <w:p w:rsidR="0045440D" w:rsidRPr="00D43C4C" w:rsidRDefault="00B64293" w:rsidP="0045440D">
      <w:pPr>
        <w:spacing w:after="0" w:line="240" w:lineRule="auto"/>
        <w:rPr>
          <w:rFonts w:ascii="Times New Roman" w:hAnsi="Times New Roman" w:cs="Times New Roman"/>
          <w:szCs w:val="22"/>
        </w:rPr>
      </w:pPr>
      <w:r w:rsidRPr="00D43C4C">
        <w:rPr>
          <w:rFonts w:ascii="Times New Roman" w:hAnsi="Times New Roman" w:cs="Times New Roman"/>
          <w:szCs w:val="22"/>
        </w:rPr>
        <w:t xml:space="preserve">If a </w:t>
      </w:r>
      <w:r w:rsidR="0045440D" w:rsidRPr="00D43C4C">
        <w:rPr>
          <w:rFonts w:ascii="Times New Roman" w:hAnsi="Times New Roman" w:cs="Times New Roman"/>
          <w:szCs w:val="22"/>
        </w:rPr>
        <w:t xml:space="preserve">rights grantor </w:t>
      </w:r>
      <w:r w:rsidRPr="00D43C4C">
        <w:rPr>
          <w:rFonts w:ascii="Times New Roman" w:hAnsi="Times New Roman" w:cs="Times New Roman"/>
          <w:szCs w:val="22"/>
        </w:rPr>
        <w:t xml:space="preserve">will not agree to an unlimited permission, we must obtain their agreement to </w:t>
      </w:r>
      <w:r w:rsidR="0045440D" w:rsidRPr="00D43C4C">
        <w:rPr>
          <w:rFonts w:ascii="Times New Roman" w:hAnsi="Times New Roman" w:cs="Times New Roman"/>
          <w:szCs w:val="22"/>
        </w:rPr>
        <w:t xml:space="preserve">the attached </w:t>
      </w:r>
      <w:r w:rsidR="00D43C4C" w:rsidRPr="00D43C4C">
        <w:rPr>
          <w:rFonts w:ascii="Times New Roman" w:hAnsi="Times New Roman" w:cs="Times New Roman"/>
          <w:szCs w:val="22"/>
        </w:rPr>
        <w:t>amendment</w:t>
      </w:r>
      <w:r w:rsidR="0045440D" w:rsidRPr="00D43C4C">
        <w:rPr>
          <w:rFonts w:ascii="Times New Roman" w:hAnsi="Times New Roman" w:cs="Times New Roman"/>
          <w:szCs w:val="22"/>
        </w:rPr>
        <w:t xml:space="preserve"> </w:t>
      </w:r>
      <w:r w:rsidR="00D43C4C" w:rsidRPr="00D43C4C">
        <w:rPr>
          <w:rFonts w:ascii="Times New Roman" w:hAnsi="Times New Roman" w:cs="Times New Roman"/>
          <w:szCs w:val="22"/>
        </w:rPr>
        <w:t>limiting</w:t>
      </w:r>
      <w:r w:rsidR="0045440D" w:rsidRPr="00D43C4C">
        <w:rPr>
          <w:rFonts w:ascii="Times New Roman" w:hAnsi="Times New Roman" w:cs="Times New Roman"/>
          <w:szCs w:val="22"/>
        </w:rPr>
        <w:t xml:space="preserve"> Wiley’s liability in the event of exceeding the </w:t>
      </w:r>
      <w:r w:rsidR="00D43C4C" w:rsidRPr="00D43C4C">
        <w:rPr>
          <w:rFonts w:ascii="Times New Roman" w:hAnsi="Times New Roman" w:cs="Times New Roman"/>
          <w:szCs w:val="22"/>
        </w:rPr>
        <w:t>restriction</w:t>
      </w:r>
      <w:r w:rsidRPr="00D43C4C">
        <w:rPr>
          <w:rFonts w:ascii="Times New Roman" w:hAnsi="Times New Roman" w:cs="Times New Roman"/>
          <w:szCs w:val="22"/>
        </w:rPr>
        <w:t>(s)</w:t>
      </w:r>
      <w:r w:rsidR="0045440D" w:rsidRPr="00D43C4C">
        <w:rPr>
          <w:rFonts w:ascii="Times New Roman" w:hAnsi="Times New Roman" w:cs="Times New Roman"/>
          <w:szCs w:val="22"/>
        </w:rPr>
        <w:t>.</w:t>
      </w:r>
    </w:p>
    <w:p w:rsidR="0045440D" w:rsidRPr="00D43C4C" w:rsidRDefault="0045440D" w:rsidP="0045440D">
      <w:pPr>
        <w:spacing w:after="0" w:line="240" w:lineRule="auto"/>
        <w:rPr>
          <w:rFonts w:ascii="Times New Roman" w:hAnsi="Times New Roman" w:cs="Times New Roman"/>
          <w:szCs w:val="22"/>
        </w:rPr>
      </w:pPr>
    </w:p>
    <w:p w:rsidR="0038637F" w:rsidRPr="00D43C4C" w:rsidRDefault="0038637F" w:rsidP="0045440D">
      <w:pPr>
        <w:spacing w:after="0" w:line="240" w:lineRule="auto"/>
        <w:rPr>
          <w:rFonts w:ascii="Times New Roman" w:hAnsi="Times New Roman" w:cs="Times New Roman"/>
          <w:b/>
          <w:bCs/>
          <w:szCs w:val="22"/>
        </w:rPr>
      </w:pPr>
      <w:r w:rsidRPr="00D43C4C">
        <w:rPr>
          <w:rFonts w:ascii="Times New Roman" w:hAnsi="Times New Roman" w:cs="Times New Roman"/>
          <w:b/>
          <w:bCs/>
          <w:szCs w:val="22"/>
        </w:rPr>
        <w:t>No Fly List:</w:t>
      </w:r>
    </w:p>
    <w:p w:rsidR="0038637F" w:rsidRPr="00D43C4C" w:rsidRDefault="0038637F" w:rsidP="0045440D">
      <w:pPr>
        <w:spacing w:after="0" w:line="240" w:lineRule="auto"/>
        <w:rPr>
          <w:rFonts w:ascii="Times New Roman" w:hAnsi="Times New Roman" w:cs="Times New Roman"/>
          <w:szCs w:val="22"/>
        </w:rPr>
      </w:pPr>
      <w:r w:rsidRPr="00D43C4C">
        <w:rPr>
          <w:rFonts w:ascii="Times New Roman" w:hAnsi="Times New Roman" w:cs="Times New Roman"/>
          <w:szCs w:val="22"/>
        </w:rPr>
        <w:t>We have created the attached “No Fly List” of photographers and agents that are especially difficult to work with or litigious.  No photographs should be licensed from these photographers or agents, either directly or indirectly, unless special circumstances warrant and approval is obtained from the legal department.  In order to avoid any “leakage,” you must make sure to check that any images being considered for license from agents do not originate from any of the entities on the “No Fly List.”</w:t>
      </w:r>
    </w:p>
    <w:p w:rsidR="0038637F" w:rsidRPr="00D43C4C" w:rsidRDefault="0038637F" w:rsidP="0045440D">
      <w:pPr>
        <w:spacing w:after="0" w:line="240" w:lineRule="auto"/>
        <w:rPr>
          <w:rFonts w:ascii="Times New Roman" w:hAnsi="Times New Roman" w:cs="Times New Roman"/>
          <w:color w:val="1F497D"/>
          <w:szCs w:val="22"/>
        </w:rPr>
      </w:pPr>
    </w:p>
    <w:p w:rsidR="0065435A" w:rsidRPr="00D43C4C" w:rsidRDefault="0065435A" w:rsidP="0045440D">
      <w:pPr>
        <w:spacing w:after="0" w:line="240" w:lineRule="auto"/>
        <w:rPr>
          <w:rFonts w:ascii="Times New Roman" w:hAnsi="Times New Roman" w:cs="Times New Roman"/>
          <w:b/>
          <w:bCs/>
          <w:szCs w:val="22"/>
        </w:rPr>
      </w:pPr>
      <w:r w:rsidRPr="00D43C4C">
        <w:rPr>
          <w:rFonts w:ascii="Times New Roman" w:hAnsi="Times New Roman" w:cs="Times New Roman"/>
          <w:b/>
          <w:bCs/>
          <w:szCs w:val="22"/>
        </w:rPr>
        <w:t>Author</w:t>
      </w:r>
      <w:r w:rsidR="0045440D" w:rsidRPr="00D43C4C">
        <w:rPr>
          <w:rFonts w:ascii="Times New Roman" w:hAnsi="Times New Roman" w:cs="Times New Roman"/>
          <w:b/>
          <w:bCs/>
          <w:szCs w:val="22"/>
        </w:rPr>
        <w:t xml:space="preserve"> role: </w:t>
      </w:r>
    </w:p>
    <w:p w:rsidR="0045440D" w:rsidRPr="00D43C4C" w:rsidRDefault="0065435A" w:rsidP="0045440D">
      <w:pPr>
        <w:spacing w:after="0" w:line="240" w:lineRule="auto"/>
        <w:rPr>
          <w:rFonts w:ascii="Times New Roman" w:hAnsi="Times New Roman" w:cs="Times New Roman"/>
          <w:szCs w:val="22"/>
        </w:rPr>
      </w:pPr>
      <w:r w:rsidRPr="00D43C4C">
        <w:rPr>
          <w:rFonts w:ascii="Times New Roman" w:hAnsi="Times New Roman" w:cs="Times New Roman"/>
          <w:szCs w:val="22"/>
        </w:rPr>
        <w:t>I</w:t>
      </w:r>
      <w:r w:rsidR="0045440D" w:rsidRPr="00D43C4C">
        <w:rPr>
          <w:rFonts w:ascii="Times New Roman" w:hAnsi="Times New Roman" w:cs="Times New Roman"/>
          <w:szCs w:val="22"/>
        </w:rPr>
        <w:t>f the author is responsible for obtaining permissions, they should use our approved request form.  Authors should have our Author Guidelines (available on the Portal), and should be advised to</w:t>
      </w:r>
    </w:p>
    <w:p w:rsidR="0045440D" w:rsidRPr="00D43C4C" w:rsidRDefault="0045440D" w:rsidP="0045440D">
      <w:pPr>
        <w:pStyle w:val="ListParagraph"/>
        <w:numPr>
          <w:ilvl w:val="0"/>
          <w:numId w:val="5"/>
        </w:numPr>
        <w:spacing w:after="0" w:line="240" w:lineRule="auto"/>
        <w:rPr>
          <w:rFonts w:ascii="Times New Roman" w:hAnsi="Times New Roman" w:cs="Times New Roman"/>
          <w:szCs w:val="22"/>
        </w:rPr>
      </w:pPr>
      <w:r w:rsidRPr="00D43C4C">
        <w:rPr>
          <w:rFonts w:ascii="Times New Roman" w:hAnsi="Times New Roman" w:cs="Times New Roman"/>
          <w:szCs w:val="22"/>
        </w:rPr>
        <w:t>Obtain broad permissions without any restrictions on medium, geography, editions, or language</w:t>
      </w:r>
    </w:p>
    <w:p w:rsidR="0045440D" w:rsidRPr="00D43C4C" w:rsidRDefault="0045440D" w:rsidP="0045440D">
      <w:pPr>
        <w:pStyle w:val="ListParagraph"/>
        <w:numPr>
          <w:ilvl w:val="0"/>
          <w:numId w:val="5"/>
        </w:numPr>
        <w:spacing w:after="0" w:line="240" w:lineRule="auto"/>
        <w:rPr>
          <w:rFonts w:ascii="Times New Roman" w:hAnsi="Times New Roman" w:cs="Times New Roman"/>
          <w:szCs w:val="22"/>
        </w:rPr>
      </w:pPr>
      <w:r w:rsidRPr="00D43C4C">
        <w:rPr>
          <w:rFonts w:ascii="Times New Roman" w:hAnsi="Times New Roman" w:cs="Times New Roman"/>
          <w:szCs w:val="22"/>
        </w:rPr>
        <w:t>Seek Wiley’s approval before accepting limitations on permissions</w:t>
      </w:r>
    </w:p>
    <w:p w:rsidR="0038637F" w:rsidRPr="00D43C4C" w:rsidRDefault="0038637F" w:rsidP="0045440D">
      <w:pPr>
        <w:pStyle w:val="ListParagraph"/>
        <w:numPr>
          <w:ilvl w:val="0"/>
          <w:numId w:val="5"/>
        </w:numPr>
        <w:spacing w:after="0" w:line="240" w:lineRule="auto"/>
        <w:rPr>
          <w:rFonts w:ascii="Times New Roman" w:hAnsi="Times New Roman" w:cs="Times New Roman"/>
          <w:szCs w:val="22"/>
        </w:rPr>
      </w:pPr>
      <w:r w:rsidRPr="00D43C4C">
        <w:rPr>
          <w:rFonts w:ascii="Times New Roman" w:hAnsi="Times New Roman" w:cs="Times New Roman"/>
          <w:szCs w:val="22"/>
        </w:rPr>
        <w:t>Not use any of the photographers on the “No Fly List.”</w:t>
      </w:r>
    </w:p>
    <w:p w:rsidR="0045440D" w:rsidRPr="00D43C4C" w:rsidRDefault="0045440D" w:rsidP="0045440D">
      <w:pPr>
        <w:spacing w:after="0" w:line="240" w:lineRule="auto"/>
        <w:rPr>
          <w:rFonts w:ascii="Times New Roman" w:hAnsi="Times New Roman" w:cs="Times New Roman"/>
          <w:szCs w:val="22"/>
        </w:rPr>
      </w:pPr>
    </w:p>
    <w:p w:rsidR="0045440D" w:rsidRPr="00D43C4C" w:rsidRDefault="0045440D" w:rsidP="0045440D">
      <w:pPr>
        <w:spacing w:after="0" w:line="240" w:lineRule="auto"/>
        <w:rPr>
          <w:rFonts w:ascii="Times New Roman" w:hAnsi="Times New Roman" w:cs="Times New Roman"/>
          <w:b/>
          <w:bCs/>
          <w:szCs w:val="22"/>
        </w:rPr>
      </w:pPr>
      <w:r w:rsidRPr="00D43C4C">
        <w:rPr>
          <w:rFonts w:ascii="Times New Roman" w:hAnsi="Times New Roman" w:cs="Times New Roman"/>
          <w:b/>
          <w:bCs/>
          <w:szCs w:val="22"/>
        </w:rPr>
        <w:t xml:space="preserve">Invoices:  </w:t>
      </w:r>
    </w:p>
    <w:p w:rsidR="0045440D" w:rsidRPr="00D43C4C" w:rsidRDefault="0045440D" w:rsidP="0045440D">
      <w:pPr>
        <w:spacing w:after="0" w:line="240" w:lineRule="auto"/>
        <w:rPr>
          <w:rFonts w:ascii="Times New Roman" w:hAnsi="Times New Roman" w:cs="Times New Roman"/>
          <w:szCs w:val="22"/>
        </w:rPr>
      </w:pPr>
      <w:r w:rsidRPr="00D43C4C">
        <w:rPr>
          <w:rFonts w:ascii="Times New Roman" w:hAnsi="Times New Roman" w:cs="Times New Roman"/>
          <w:szCs w:val="22"/>
        </w:rPr>
        <w:t>All invoices for permissions must be paid BEFORE files are released to the printer</w:t>
      </w:r>
      <w:r w:rsidR="0065435A" w:rsidRPr="00D43C4C">
        <w:rPr>
          <w:rFonts w:ascii="Times New Roman" w:hAnsi="Times New Roman" w:cs="Times New Roman"/>
          <w:szCs w:val="22"/>
        </w:rPr>
        <w:t>—the permissions process is not complete until invoices have been received and paid.</w:t>
      </w:r>
    </w:p>
    <w:p w:rsidR="00D516AA" w:rsidRPr="00D43C4C" w:rsidRDefault="00D516AA" w:rsidP="00D516AA">
      <w:pPr>
        <w:spacing w:after="0" w:line="240" w:lineRule="auto"/>
        <w:rPr>
          <w:rFonts w:ascii="Times New Roman" w:hAnsi="Times New Roman" w:cs="Times New Roman"/>
          <w:szCs w:val="22"/>
        </w:rPr>
      </w:pPr>
    </w:p>
    <w:p w:rsidR="0065435A" w:rsidRPr="00D43C4C" w:rsidRDefault="0065435A" w:rsidP="00D516AA">
      <w:pPr>
        <w:spacing w:after="0" w:line="240" w:lineRule="auto"/>
        <w:rPr>
          <w:rFonts w:ascii="Times New Roman" w:hAnsi="Times New Roman" w:cs="Times New Roman"/>
          <w:b/>
          <w:bCs/>
          <w:szCs w:val="22"/>
        </w:rPr>
      </w:pPr>
      <w:r w:rsidRPr="00D43C4C">
        <w:rPr>
          <w:rFonts w:ascii="Times New Roman" w:hAnsi="Times New Roman" w:cs="Times New Roman"/>
          <w:b/>
          <w:bCs/>
          <w:szCs w:val="22"/>
        </w:rPr>
        <w:t xml:space="preserve">Record keeping: </w:t>
      </w:r>
    </w:p>
    <w:p w:rsidR="0065435A" w:rsidRPr="00D43C4C" w:rsidRDefault="0065435A" w:rsidP="00D516AA">
      <w:pPr>
        <w:spacing w:after="0" w:line="240" w:lineRule="auto"/>
        <w:rPr>
          <w:rFonts w:ascii="Times New Roman" w:hAnsi="Times New Roman" w:cs="Times New Roman"/>
          <w:szCs w:val="22"/>
        </w:rPr>
      </w:pPr>
      <w:r w:rsidRPr="00D43C4C">
        <w:rPr>
          <w:rFonts w:ascii="Times New Roman" w:hAnsi="Times New Roman" w:cs="Times New Roman"/>
          <w:szCs w:val="22"/>
        </w:rPr>
        <w:t>The Editorial team is responsible for maintaining a complete list of all third party content in any product, including the source of the third party content and full Permissions records.</w:t>
      </w:r>
      <w:r w:rsidR="00377A96" w:rsidRPr="00D43C4C">
        <w:rPr>
          <w:rFonts w:ascii="Times New Roman" w:hAnsi="Times New Roman" w:cs="Times New Roman"/>
          <w:szCs w:val="22"/>
        </w:rPr>
        <w:t xml:space="preserve"> </w:t>
      </w:r>
    </w:p>
    <w:p w:rsidR="0065435A" w:rsidRPr="00D43C4C" w:rsidRDefault="0065435A" w:rsidP="00D516AA">
      <w:pPr>
        <w:spacing w:after="0" w:line="240" w:lineRule="auto"/>
        <w:rPr>
          <w:rFonts w:ascii="Times New Roman" w:hAnsi="Times New Roman" w:cs="Times New Roman"/>
          <w:szCs w:val="22"/>
        </w:rPr>
      </w:pPr>
    </w:p>
    <w:p w:rsidR="00D43C4C" w:rsidRPr="00D43C4C" w:rsidRDefault="0065435A" w:rsidP="00D516AA">
      <w:pPr>
        <w:spacing w:after="0" w:line="240" w:lineRule="auto"/>
        <w:rPr>
          <w:rFonts w:ascii="Times New Roman" w:hAnsi="Times New Roman" w:cs="Times New Roman"/>
          <w:szCs w:val="22"/>
        </w:rPr>
      </w:pPr>
      <w:r w:rsidRPr="00D43C4C">
        <w:rPr>
          <w:rFonts w:ascii="Times New Roman" w:hAnsi="Times New Roman" w:cs="Times New Roman"/>
          <w:szCs w:val="22"/>
        </w:rPr>
        <w:t>If Permissions forms come back from Rights Holders or Authors with changes or deletions, do NOT file them away</w:t>
      </w:r>
      <w:r w:rsidR="00B64293" w:rsidRPr="00D43C4C">
        <w:rPr>
          <w:rFonts w:ascii="Times New Roman" w:hAnsi="Times New Roman" w:cs="Times New Roman"/>
          <w:szCs w:val="22"/>
        </w:rPr>
        <w:t xml:space="preserve"> or send them through for payment</w:t>
      </w:r>
      <w:r w:rsidRPr="00D43C4C">
        <w:rPr>
          <w:rFonts w:ascii="Times New Roman" w:hAnsi="Times New Roman" w:cs="Times New Roman"/>
          <w:szCs w:val="22"/>
        </w:rPr>
        <w:t xml:space="preserve">!  </w:t>
      </w:r>
      <w:r w:rsidR="00377A96" w:rsidRPr="00D43C4C">
        <w:rPr>
          <w:rFonts w:ascii="Times New Roman" w:hAnsi="Times New Roman" w:cs="Times New Roman"/>
          <w:szCs w:val="22"/>
        </w:rPr>
        <w:t xml:space="preserve">Go back to the rights holder to say that we can’t accept these restrictions, and have a discussion with them to expand our rights.  </w:t>
      </w:r>
      <w:r w:rsidR="00D320AE" w:rsidRPr="00D43C4C">
        <w:rPr>
          <w:rFonts w:ascii="Times New Roman" w:hAnsi="Times New Roman" w:cs="Times New Roman"/>
          <w:szCs w:val="22"/>
        </w:rPr>
        <w:t>If you are unable to secure unrestricted rights, reconsider whether this content is CRITICAL to include.  If it is, s</w:t>
      </w:r>
      <w:r w:rsidRPr="00D43C4C">
        <w:rPr>
          <w:rFonts w:ascii="Times New Roman" w:hAnsi="Times New Roman" w:cs="Times New Roman"/>
          <w:szCs w:val="22"/>
        </w:rPr>
        <w:t xml:space="preserve">end a copy to </w:t>
      </w:r>
      <w:ins w:id="8" w:author="Joshua, Sue - Chichester" w:date="2012-03-15T14:56:00Z">
        <w:r w:rsidR="00C5486A">
          <w:rPr>
            <w:rFonts w:ascii="Times New Roman" w:hAnsi="Times New Roman" w:cs="Times New Roman"/>
            <w:szCs w:val="22"/>
          </w:rPr>
          <w:t>Sue Joshua</w:t>
        </w:r>
      </w:ins>
      <w:del w:id="9" w:author="Joshua, Sue - Chichester" w:date="2012-03-15T14:56:00Z">
        <w:r w:rsidRPr="00D43C4C" w:rsidDel="00C5486A">
          <w:rPr>
            <w:rFonts w:ascii="Times New Roman" w:hAnsi="Times New Roman" w:cs="Times New Roman"/>
            <w:szCs w:val="22"/>
          </w:rPr>
          <w:delText>Deirdre Silver</w:delText>
        </w:r>
      </w:del>
      <w:r w:rsidRPr="00D43C4C">
        <w:rPr>
          <w:rFonts w:ascii="Times New Roman" w:hAnsi="Times New Roman" w:cs="Times New Roman"/>
          <w:szCs w:val="22"/>
        </w:rPr>
        <w:t xml:space="preserve"> in Legal, with an email Subject line saying ‘Permissions Restriction question’.</w:t>
      </w:r>
    </w:p>
    <w:p w:rsidR="000108F0" w:rsidRPr="000108F0" w:rsidRDefault="00D43C4C" w:rsidP="000108F0">
      <w:pPr>
        <w:spacing w:after="0" w:line="240" w:lineRule="auto"/>
        <w:jc w:val="center"/>
        <w:rPr>
          <w:rFonts w:ascii="Times New Roman" w:hAnsi="Times New Roman" w:cs="Times New Roman"/>
          <w:b/>
          <w:bCs/>
          <w:szCs w:val="22"/>
        </w:rPr>
      </w:pPr>
      <w:r w:rsidRPr="00D43C4C">
        <w:rPr>
          <w:rFonts w:ascii="Times New Roman" w:hAnsi="Times New Roman" w:cs="Times New Roman"/>
          <w:szCs w:val="22"/>
        </w:rPr>
        <w:br w:type="page"/>
      </w:r>
      <w:r w:rsidR="000108F0" w:rsidRPr="000108F0">
        <w:rPr>
          <w:rFonts w:ascii="Times New Roman" w:hAnsi="Times New Roman" w:cs="Times New Roman"/>
          <w:b/>
          <w:bCs/>
          <w:szCs w:val="22"/>
        </w:rPr>
        <w:lastRenderedPageBreak/>
        <w:t>Permissions Request</w:t>
      </w:r>
    </w:p>
    <w:p w:rsidR="000108F0" w:rsidRDefault="000108F0" w:rsidP="000108F0">
      <w:pPr>
        <w:spacing w:after="0" w:line="240" w:lineRule="auto"/>
        <w:rPr>
          <w:rFonts w:ascii="Times New Roman" w:hAnsi="Times New Roman" w:cs="Times New Roman"/>
          <w:szCs w:val="22"/>
        </w:rPr>
      </w:pPr>
    </w:p>
    <w:p w:rsidR="000108F0" w:rsidRDefault="000108F0" w:rsidP="000108F0">
      <w:pPr>
        <w:spacing w:after="0" w:line="240" w:lineRule="auto"/>
        <w:rPr>
          <w:rFonts w:ascii="Times New Roman" w:hAnsi="Times New Roman" w:cs="Times New Roman"/>
          <w:szCs w:val="22"/>
        </w:rPr>
      </w:pPr>
    </w:p>
    <w:p w:rsidR="000108F0" w:rsidRDefault="000108F0" w:rsidP="000108F0">
      <w:pPr>
        <w:spacing w:after="0" w:line="240" w:lineRule="auto"/>
        <w:rPr>
          <w:rFonts w:ascii="Times New Roman" w:hAnsi="Times New Roman" w:cs="Times New Roman"/>
          <w:szCs w:val="22"/>
        </w:rPr>
      </w:pPr>
    </w:p>
    <w:p w:rsidR="000108F0" w:rsidRDefault="000108F0" w:rsidP="000108F0">
      <w:pPr>
        <w:spacing w:after="0" w:line="240" w:lineRule="auto"/>
        <w:rPr>
          <w:rFonts w:ascii="Times New Roman" w:hAnsi="Times New Roman" w:cs="Times New Roman"/>
          <w:szCs w:val="22"/>
        </w:rPr>
      </w:pPr>
    </w:p>
    <w:p w:rsidR="000108F0" w:rsidRDefault="000108F0" w:rsidP="000108F0">
      <w:pPr>
        <w:spacing w:after="0" w:line="240" w:lineRule="auto"/>
        <w:rPr>
          <w:rFonts w:ascii="Times New Roman" w:hAnsi="Times New Roman" w:cs="Times New Roman"/>
          <w:szCs w:val="22"/>
        </w:rPr>
      </w:pPr>
    </w:p>
    <w:p w:rsidR="000108F0" w:rsidRDefault="000108F0" w:rsidP="000108F0">
      <w:pPr>
        <w:spacing w:after="0" w:line="240" w:lineRule="auto"/>
        <w:rPr>
          <w:rFonts w:ascii="Times New Roman" w:hAnsi="Times New Roman" w:cs="Times New Roman"/>
          <w:szCs w:val="22"/>
        </w:rPr>
      </w:pPr>
    </w:p>
    <w:p w:rsid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(Date)</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Company Name</w:t>
      </w: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Street Address</w:t>
      </w: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 xml:space="preserve">City, </w:t>
      </w:r>
      <w:ins w:id="10" w:author="Joshua, Sue - Chichester" w:date="2012-03-15T14:56:00Z">
        <w:r w:rsidR="00C5486A">
          <w:rPr>
            <w:rFonts w:ascii="Times New Roman" w:hAnsi="Times New Roman" w:cs="Times New Roman"/>
            <w:szCs w:val="22"/>
          </w:rPr>
          <w:t>County/</w:t>
        </w:r>
      </w:ins>
      <w:r w:rsidRPr="000108F0">
        <w:rPr>
          <w:rFonts w:ascii="Times New Roman" w:hAnsi="Times New Roman" w:cs="Times New Roman"/>
          <w:szCs w:val="22"/>
        </w:rPr>
        <w:t xml:space="preserve">State, and </w:t>
      </w:r>
      <w:ins w:id="11" w:author="Joshua, Sue - Chichester" w:date="2012-03-15T14:56:00Z">
        <w:r w:rsidR="00C5486A">
          <w:rPr>
            <w:rFonts w:ascii="Times New Roman" w:hAnsi="Times New Roman" w:cs="Times New Roman"/>
            <w:szCs w:val="22"/>
          </w:rPr>
          <w:t>Post Code/</w:t>
        </w:r>
      </w:ins>
      <w:r w:rsidRPr="000108F0">
        <w:rPr>
          <w:rFonts w:ascii="Times New Roman" w:hAnsi="Times New Roman" w:cs="Times New Roman"/>
          <w:szCs w:val="22"/>
        </w:rPr>
        <w:t>ZIP Code</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Dear _________________:</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 xml:space="preserve">We are (I am) writing a book, tentatively titled </w:t>
      </w:r>
      <w:r w:rsidRPr="000108F0">
        <w:rPr>
          <w:rFonts w:ascii="Times New Roman" w:hAnsi="Times New Roman" w:cs="Times New Roman"/>
          <w:i/>
          <w:szCs w:val="22"/>
        </w:rPr>
        <w:t>Title</w:t>
      </w:r>
      <w:r w:rsidRPr="000108F0">
        <w:rPr>
          <w:rFonts w:ascii="Times New Roman" w:hAnsi="Times New Roman" w:cs="Times New Roman"/>
          <w:szCs w:val="22"/>
        </w:rPr>
        <w:t xml:space="preserve"> to be published by </w:t>
      </w:r>
      <w:ins w:id="12" w:author="Joshua, Sue - Chichester" w:date="2012-03-15T14:59:00Z">
        <w:r w:rsidR="00C5486A">
          <w:rPr>
            <w:rFonts w:ascii="Times New Roman" w:hAnsi="Times New Roman" w:cs="Times New Roman"/>
            <w:szCs w:val="22"/>
          </w:rPr>
          <w:t>[applicable Wiley entity]</w:t>
        </w:r>
      </w:ins>
      <w:del w:id="13" w:author="Joshua, Sue - Chichester" w:date="2012-03-15T14:59:00Z">
        <w:r w:rsidRPr="000108F0" w:rsidDel="00C5486A">
          <w:rPr>
            <w:rFonts w:ascii="Times New Roman" w:hAnsi="Times New Roman" w:cs="Times New Roman"/>
            <w:szCs w:val="22"/>
          </w:rPr>
          <w:delText xml:space="preserve">John Wiley &amp; Sons, </w:delText>
        </w:r>
      </w:del>
      <w:del w:id="14" w:author="Joshua, Sue - Chichester" w:date="2012-03-15T14:57:00Z">
        <w:r w:rsidRPr="000108F0" w:rsidDel="00C5486A">
          <w:rPr>
            <w:rFonts w:ascii="Times New Roman" w:hAnsi="Times New Roman" w:cs="Times New Roman"/>
            <w:szCs w:val="22"/>
          </w:rPr>
          <w:delText>Inc</w:delText>
        </w:r>
      </w:del>
      <w:r w:rsidRPr="000108F0">
        <w:rPr>
          <w:rFonts w:ascii="Times New Roman" w:hAnsi="Times New Roman" w:cs="Times New Roman"/>
          <w:szCs w:val="22"/>
        </w:rPr>
        <w:t xml:space="preserve">. (“Wiley”), in (month/year).  </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We (I) would like your permission to reproduce the following material:</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(Supply full bibliographic information for the material in question.)</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 xml:space="preserve">We are (I am) requesting your permission to include this material in the publication mentioned above and in all future editions and revisions thereof, and in all derivative works, in all media now known or hereafter discovered throughout the world and in all languages whether published by Wiley or its licensees.  These rights will in no way restrict publication of your material in any other form by you or by others authorized by you.  </w:t>
      </w:r>
      <w:r w:rsidRPr="000108F0">
        <w:rPr>
          <w:rFonts w:ascii="Times New Roman" w:hAnsi="Times New Roman" w:cs="Times New Roman"/>
          <w:b/>
          <w:bCs/>
          <w:szCs w:val="22"/>
        </w:rPr>
        <w:t>If you do not control these rights in their entirety, please inform us (me) of the proper agency to contact.</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 xml:space="preserve">Please sign all three copies of this letter to confirm your permission on the terms stated in this letter, return two copies to me (us), and keep the third copy for your files.  In signing, you also warrant that the images do not infringe or violate any copyright, right of privacy, or any other </w:t>
      </w:r>
      <w:r w:rsidR="007B6529">
        <w:rPr>
          <w:rFonts w:ascii="Times New Roman" w:hAnsi="Times New Roman" w:cs="Times New Roman"/>
          <w:szCs w:val="22"/>
        </w:rPr>
        <w:t xml:space="preserve">right, </w:t>
      </w:r>
      <w:r w:rsidRPr="000108F0">
        <w:rPr>
          <w:rFonts w:ascii="Times New Roman" w:hAnsi="Times New Roman" w:cs="Times New Roman"/>
          <w:szCs w:val="22"/>
        </w:rPr>
        <w:t>proprietary or personal, and do not contain any matter libelous or otherwise unlawful and you agree to indemnify and hold us, our assignees and our licensees harmless from all liability arising out of any actual or alleged breach of these warranties.  Your prompt consideration of this request will be very much appreciated.</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Sincerely,</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u w:val="single"/>
        </w:rPr>
      </w:pPr>
    </w:p>
    <w:p w:rsidR="000108F0" w:rsidRPr="000108F0" w:rsidRDefault="000108F0" w:rsidP="000108F0">
      <w:pPr>
        <w:spacing w:after="0" w:line="240" w:lineRule="auto"/>
        <w:rPr>
          <w:rFonts w:ascii="Times New Roman" w:hAnsi="Times New Roman" w:cs="Times New Roman"/>
          <w:szCs w:val="22"/>
          <w:u w:val="single"/>
        </w:rPr>
      </w:pP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 xml:space="preserve">Credit line to be used (if different </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u w:val="single"/>
        </w:rPr>
      </w:pPr>
      <w:proofErr w:type="gramStart"/>
      <w:r w:rsidRPr="000108F0">
        <w:rPr>
          <w:rFonts w:ascii="Times New Roman" w:hAnsi="Times New Roman" w:cs="Times New Roman"/>
          <w:szCs w:val="22"/>
        </w:rPr>
        <w:t>from</w:t>
      </w:r>
      <w:proofErr w:type="gramEnd"/>
      <w:r w:rsidRPr="000108F0">
        <w:rPr>
          <w:rFonts w:ascii="Times New Roman" w:hAnsi="Times New Roman" w:cs="Times New Roman"/>
          <w:szCs w:val="22"/>
        </w:rPr>
        <w:t xml:space="preserve"> citation given above): </w:t>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p>
    <w:p w:rsidR="000108F0" w:rsidRPr="000108F0" w:rsidRDefault="000108F0" w:rsidP="000108F0">
      <w:pPr>
        <w:spacing w:after="0" w:line="240" w:lineRule="auto"/>
        <w:rPr>
          <w:rFonts w:ascii="Times New Roman" w:hAnsi="Times New Roman" w:cs="Times New Roman"/>
          <w:szCs w:val="22"/>
          <w:u w:val="single"/>
        </w:rPr>
      </w:pPr>
    </w:p>
    <w:p w:rsidR="000108F0" w:rsidRPr="000108F0" w:rsidRDefault="000108F0" w:rsidP="000108F0">
      <w:pPr>
        <w:spacing w:after="0" w:line="240" w:lineRule="auto"/>
        <w:rPr>
          <w:rFonts w:ascii="Times New Roman" w:hAnsi="Times New Roman" w:cs="Times New Roman"/>
          <w:szCs w:val="22"/>
          <w:u w:val="single"/>
        </w:rPr>
      </w:pPr>
    </w:p>
    <w:p w:rsidR="000108F0" w:rsidRPr="000108F0" w:rsidRDefault="000108F0" w:rsidP="000108F0">
      <w:pPr>
        <w:spacing w:after="0" w:line="240" w:lineRule="auto"/>
        <w:rPr>
          <w:rFonts w:ascii="Times New Roman" w:hAnsi="Times New Roman" w:cs="Times New Roman"/>
          <w:b/>
          <w:bCs/>
          <w:szCs w:val="22"/>
        </w:rPr>
      </w:pPr>
      <w:r w:rsidRPr="000108F0">
        <w:rPr>
          <w:rFonts w:ascii="Times New Roman" w:hAnsi="Times New Roman" w:cs="Times New Roman"/>
          <w:b/>
          <w:bCs/>
          <w:szCs w:val="22"/>
        </w:rPr>
        <w:t xml:space="preserve">Agreed to and accepted: </w:t>
      </w:r>
    </w:p>
    <w:p w:rsidR="000108F0" w:rsidRPr="000108F0" w:rsidRDefault="000108F0" w:rsidP="000108F0">
      <w:pPr>
        <w:spacing w:after="0" w:line="240" w:lineRule="auto"/>
        <w:rPr>
          <w:rFonts w:ascii="Times New Roman" w:hAnsi="Times New Roman" w:cs="Times New Roman"/>
          <w:szCs w:val="22"/>
        </w:rPr>
      </w:pPr>
    </w:p>
    <w:p w:rsidR="000108F0" w:rsidRPr="000108F0" w:rsidRDefault="000108F0" w:rsidP="000108F0">
      <w:pPr>
        <w:spacing w:after="0" w:line="240" w:lineRule="auto"/>
        <w:rPr>
          <w:rFonts w:ascii="Times New Roman" w:hAnsi="Times New Roman" w:cs="Times New Roman"/>
          <w:szCs w:val="22"/>
          <w:u w:val="single"/>
        </w:rPr>
      </w:pP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r w:rsidRPr="000108F0">
        <w:rPr>
          <w:rFonts w:ascii="Times New Roman" w:hAnsi="Times New Roman" w:cs="Times New Roman"/>
          <w:szCs w:val="22"/>
          <w:u w:val="single"/>
        </w:rPr>
        <w:tab/>
      </w: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Your signature</w:t>
      </w:r>
    </w:p>
    <w:p w:rsidR="000108F0" w:rsidRPr="000108F0" w:rsidRDefault="000108F0" w:rsidP="000108F0">
      <w:pPr>
        <w:spacing w:after="0" w:line="240" w:lineRule="auto"/>
        <w:rPr>
          <w:rFonts w:ascii="Times New Roman" w:hAnsi="Times New Roman" w:cs="Times New Roman"/>
          <w:szCs w:val="22"/>
          <w:u w:val="single"/>
        </w:rPr>
      </w:pP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___________________________________________</w:t>
      </w:r>
    </w:p>
    <w:p w:rsidR="000108F0" w:rsidRPr="000108F0" w:rsidRDefault="000108F0" w:rsidP="000108F0">
      <w:pPr>
        <w:spacing w:after="0" w:line="240" w:lineRule="auto"/>
        <w:rPr>
          <w:rFonts w:ascii="Times New Roman" w:hAnsi="Times New Roman" w:cs="Times New Roman"/>
          <w:szCs w:val="22"/>
        </w:rPr>
      </w:pPr>
      <w:r w:rsidRPr="000108F0">
        <w:rPr>
          <w:rFonts w:ascii="Times New Roman" w:hAnsi="Times New Roman" w:cs="Times New Roman"/>
          <w:szCs w:val="22"/>
        </w:rPr>
        <w:t>Date</w:t>
      </w:r>
    </w:p>
    <w:p w:rsidR="000108F0" w:rsidRPr="000108F0" w:rsidRDefault="000108F0" w:rsidP="000108F0">
      <w:pPr>
        <w:spacing w:after="0" w:line="240" w:lineRule="auto"/>
        <w:rPr>
          <w:rFonts w:ascii="Times New Roman" w:hAnsi="Times New Roman" w:cs="Times New Roman"/>
          <w:szCs w:val="22"/>
          <w:u w:val="single"/>
        </w:rPr>
      </w:pPr>
    </w:p>
    <w:p w:rsidR="000108F0" w:rsidRPr="000108F0" w:rsidRDefault="000108F0" w:rsidP="000108F0">
      <w:pPr>
        <w:spacing w:after="0" w:line="240" w:lineRule="auto"/>
        <w:jc w:val="center"/>
        <w:rPr>
          <w:rFonts w:ascii="Times New Roman" w:hAnsi="Times New Roman" w:cs="Times New Roman"/>
          <w:b/>
          <w:bCs/>
          <w:szCs w:val="22"/>
        </w:rPr>
      </w:pPr>
    </w:p>
    <w:p w:rsidR="00D43C4C" w:rsidRPr="00D43C4C" w:rsidRDefault="00D43C4C" w:rsidP="000108F0">
      <w:pPr>
        <w:spacing w:after="0" w:line="240" w:lineRule="auto"/>
        <w:jc w:val="center"/>
        <w:rPr>
          <w:rFonts w:ascii="Times New Roman" w:hAnsi="Times New Roman" w:cs="Times New Roman"/>
          <w:szCs w:val="22"/>
          <w:u w:val="single"/>
        </w:rPr>
      </w:pPr>
    </w:p>
    <w:p w:rsidR="00D43C4C" w:rsidRPr="00D43C4C" w:rsidRDefault="00D43C4C">
      <w:pPr>
        <w:spacing w:after="0" w:line="240" w:lineRule="auto"/>
        <w:rPr>
          <w:rFonts w:ascii="Times New Roman" w:hAnsi="Times New Roman" w:cs="Times New Roman"/>
          <w:szCs w:val="22"/>
        </w:rPr>
      </w:pPr>
    </w:p>
    <w:p w:rsidR="00D43C4C" w:rsidRPr="00D43C4C" w:rsidRDefault="00D43C4C" w:rsidP="00D43C4C">
      <w:pPr>
        <w:spacing w:after="0" w:line="240" w:lineRule="auto"/>
        <w:jc w:val="center"/>
        <w:rPr>
          <w:rFonts w:ascii="Times New Roman" w:hAnsi="Times New Roman" w:cs="Times New Roman"/>
          <w:b/>
          <w:bCs/>
          <w:szCs w:val="22"/>
        </w:rPr>
      </w:pPr>
      <w:r w:rsidRPr="00D43C4C">
        <w:rPr>
          <w:rFonts w:ascii="Times New Roman" w:hAnsi="Times New Roman" w:cs="Times New Roman"/>
          <w:b/>
          <w:bCs/>
          <w:szCs w:val="22"/>
        </w:rPr>
        <w:t>Amendment</w:t>
      </w:r>
    </w:p>
    <w:p w:rsidR="00D43C4C" w:rsidRPr="00D43C4C" w:rsidRDefault="00D43C4C" w:rsidP="00D43C4C">
      <w:pPr>
        <w:spacing w:after="0" w:line="240" w:lineRule="auto"/>
        <w:jc w:val="center"/>
        <w:rPr>
          <w:rFonts w:ascii="Times New Roman" w:hAnsi="Times New Roman" w:cs="Times New Roman"/>
          <w:szCs w:val="22"/>
        </w:rPr>
      </w:pPr>
    </w:p>
    <w:p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The parties agree that the photo permission dated ______________ between [FILL IN APPLICABLE WILEY ENTITY] (“Wiley”) and [FILL IN AGENCY/PHOTOGRAPHER] (“Agency/Photographer”) is hereby amended to add the following:</w:t>
      </w:r>
    </w:p>
    <w:p w:rsidR="00D43C4C" w:rsidRPr="00D43C4C" w:rsidRDefault="00D43C4C" w:rsidP="00D43C4C">
      <w:pPr>
        <w:spacing w:after="0" w:line="240" w:lineRule="auto"/>
        <w:rPr>
          <w:rFonts w:ascii="Times New Roman" w:hAnsi="Times New Roman" w:cs="Times New Roman"/>
          <w:szCs w:val="22"/>
        </w:rPr>
      </w:pPr>
    </w:p>
    <w:p w:rsidR="00D43C4C" w:rsidRPr="00D43C4C" w:rsidRDefault="00D43C4C" w:rsidP="00D43C4C">
      <w:pPr>
        <w:spacing w:after="0" w:line="240" w:lineRule="auto"/>
        <w:ind w:left="720"/>
        <w:rPr>
          <w:rFonts w:ascii="Times New Roman" w:hAnsi="Times New Roman" w:cs="Times New Roman"/>
          <w:szCs w:val="22"/>
        </w:rPr>
      </w:pPr>
      <w:r w:rsidRPr="00D43C4C">
        <w:rPr>
          <w:rFonts w:ascii="Times New Roman" w:hAnsi="Times New Roman" w:cs="Times New Roman"/>
          <w:szCs w:val="22"/>
        </w:rPr>
        <w:t>Notwithstanding the foregoing, Wiley and Agency/Photographer agree that it would be impracticable and extremely difficult to ascertain the amount of actual damages caused by use of any photograph licensed hereunder outside the scope of the license granted.  Therefore, Wiley and Agency/Photographer agree that, in the event of  any claim arising out of the use of the photographs licensed hereunder outside the scope of the rights granted by this Agreement (for example, by way of illustration and not limitation, a use in excess of the print run amount specified above), Agency/Photographer’s sole and exclusive remedy shall be payment of a fee equal to the applicable fee set forth above had Wiley licensed the use, increased pro rata based upon the actual use by Wiley. For example, if Wiley’s use is 5% in excess of the print run limitation, the fee that shall be due to Agency/Photographer under this clause is the actual license fee set forth above for said use increased by 5%. If this Agreement does not set forth an applicable fee that equates to said use, the fee shall be the highest fee set forth in this Agreement. Wiley and Agency/Photographer further agree that fees calculated in accordance with this Paragraph represent reasonable compensation for the loss incurred by Agency/Photographer due to use of a photograph outside the scope of the rights granted by this Agreement.  The parties expressly waive any claims for statutory damages and attorneys’ fees.</w:t>
      </w:r>
    </w:p>
    <w:p w:rsidR="00D43C4C" w:rsidRPr="00D43C4C" w:rsidRDefault="00D43C4C" w:rsidP="00D43C4C">
      <w:pPr>
        <w:spacing w:after="0" w:line="240" w:lineRule="auto"/>
        <w:rPr>
          <w:rFonts w:ascii="Times New Roman" w:hAnsi="Times New Roman" w:cs="Times New Roman"/>
          <w:szCs w:val="22"/>
        </w:rPr>
      </w:pPr>
    </w:p>
    <w:p w:rsidR="00D43C4C" w:rsidRPr="00D43C4C" w:rsidRDefault="00D43C4C" w:rsidP="00D43C4C">
      <w:pPr>
        <w:spacing w:after="0" w:line="240" w:lineRule="auto"/>
        <w:ind w:left="720"/>
        <w:rPr>
          <w:rFonts w:ascii="Times New Roman" w:hAnsi="Times New Roman" w:cs="Times New Roman"/>
          <w:szCs w:val="22"/>
        </w:rPr>
      </w:pPr>
      <w:r w:rsidRPr="00D43C4C">
        <w:rPr>
          <w:rFonts w:ascii="Times New Roman" w:hAnsi="Times New Roman" w:cs="Times New Roman"/>
          <w:szCs w:val="22"/>
        </w:rPr>
        <w:t>If a claim, dispute or difference of any kind whatsoever  shall arise between Wiley and Agency/Photographer or any agent, employee, successor, or assign of either party (a ‘‘Dispute’’) in connection with, relating to, or arising out of this Agreement, the parties shall attempt to settle such Dispute in the first instance by mutual negotiation. If such Dispute has not been resolved by negotiation within thirty (30) days, the parties agree that any Dispute, whether related to this Agreement or otherwise, and any Dispute related to this Agreement or the relationship or duties contemplated under this Agreement, including but not limited to the validity of this arbitration clause or any copyright infringement claims arising out of Wiley’s use of any photographs licensed hereunder, shall be resolved by binding arbitration by the American Arbitration Association, under the Arbitration Rules then in effect, in New York, New York. Any award of the arbitrator(s) may be entered as a judgment in any court of competent jurisdiction.  This Agreement shall be interpreted under the Federal Arbitration Act and the laws of the State of New York, without regard to such State’s conflict of law rules.  Neither party shall be entitled to recover its costs or attorneys fees.</w:t>
      </w:r>
    </w:p>
    <w:p w:rsidR="00D43C4C" w:rsidRPr="00D43C4C" w:rsidRDefault="00D43C4C" w:rsidP="00D43C4C">
      <w:pPr>
        <w:spacing w:after="0" w:line="240" w:lineRule="auto"/>
        <w:ind w:left="720"/>
        <w:rPr>
          <w:rFonts w:ascii="Times New Roman" w:hAnsi="Times New Roman" w:cs="Times New Roman"/>
          <w:szCs w:val="22"/>
        </w:rPr>
      </w:pPr>
    </w:p>
    <w:p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AGREED:</w:t>
      </w:r>
    </w:p>
    <w:p w:rsidR="00D43C4C" w:rsidRPr="00D43C4C" w:rsidRDefault="00D43C4C" w:rsidP="00D43C4C">
      <w:pPr>
        <w:spacing w:after="0" w:line="240" w:lineRule="auto"/>
        <w:rPr>
          <w:rFonts w:ascii="Times New Roman" w:hAnsi="Times New Roman" w:cs="Times New Roman"/>
          <w:szCs w:val="22"/>
        </w:rPr>
      </w:pPr>
    </w:p>
    <w:p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[NAME OF APPLICABLE WILEY ENTITY]</w:t>
      </w:r>
      <w:r w:rsidRPr="00D43C4C">
        <w:rPr>
          <w:rFonts w:ascii="Times New Roman" w:hAnsi="Times New Roman" w:cs="Times New Roman"/>
          <w:szCs w:val="22"/>
        </w:rPr>
        <w:tab/>
      </w:r>
      <w:r w:rsidRPr="00D43C4C">
        <w:rPr>
          <w:rFonts w:ascii="Times New Roman" w:hAnsi="Times New Roman" w:cs="Times New Roman"/>
          <w:szCs w:val="22"/>
        </w:rPr>
        <w:tab/>
        <w:t>AGENCY/PHOTOGRAPHER</w:t>
      </w:r>
    </w:p>
    <w:p w:rsidR="00D43C4C" w:rsidRPr="00D43C4C" w:rsidRDefault="00D43C4C" w:rsidP="00D43C4C">
      <w:pPr>
        <w:spacing w:after="0" w:line="240" w:lineRule="auto"/>
        <w:rPr>
          <w:rFonts w:ascii="Times New Roman" w:hAnsi="Times New Roman" w:cs="Times New Roman"/>
          <w:szCs w:val="22"/>
        </w:rPr>
      </w:pPr>
    </w:p>
    <w:p w:rsidR="00D43C4C" w:rsidRPr="00D43C4C" w:rsidRDefault="00D43C4C" w:rsidP="00D43C4C">
      <w:pPr>
        <w:spacing w:after="0" w:line="240" w:lineRule="auto"/>
        <w:rPr>
          <w:rFonts w:ascii="Times New Roman" w:hAnsi="Times New Roman" w:cs="Times New Roman"/>
          <w:szCs w:val="22"/>
        </w:rPr>
      </w:pPr>
    </w:p>
    <w:p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By</w:t>
      </w:r>
      <w:proofErr w:type="gramStart"/>
      <w:r w:rsidRPr="00D43C4C">
        <w:rPr>
          <w:rFonts w:ascii="Times New Roman" w:hAnsi="Times New Roman" w:cs="Times New Roman"/>
          <w:szCs w:val="22"/>
        </w:rPr>
        <w:t>:_</w:t>
      </w:r>
      <w:proofErr w:type="gramEnd"/>
      <w:r w:rsidRPr="00D43C4C">
        <w:rPr>
          <w:rFonts w:ascii="Times New Roman" w:hAnsi="Times New Roman" w:cs="Times New Roman"/>
          <w:szCs w:val="22"/>
        </w:rPr>
        <w:t>_______________________</w:t>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t>By:_________________________</w:t>
      </w:r>
    </w:p>
    <w:p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Name:</w:t>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t>Name:</w:t>
      </w:r>
    </w:p>
    <w:p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Title:</w:t>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t>Title:</w:t>
      </w:r>
    </w:p>
    <w:p w:rsidR="00D43C4C" w:rsidRPr="00D43C4C" w:rsidRDefault="00D43C4C">
      <w:pPr>
        <w:spacing w:after="0" w:line="240" w:lineRule="auto"/>
        <w:rPr>
          <w:rFonts w:ascii="Times New Roman" w:hAnsi="Times New Roman" w:cs="Times New Roman"/>
          <w:szCs w:val="22"/>
        </w:rPr>
      </w:pPr>
      <w:r w:rsidRPr="00D43C4C">
        <w:rPr>
          <w:rFonts w:ascii="Times New Roman" w:hAnsi="Times New Roman" w:cs="Times New Roman"/>
          <w:szCs w:val="22"/>
        </w:rPr>
        <w:br w:type="page"/>
      </w:r>
    </w:p>
    <w:p w:rsidR="00D43C4C" w:rsidRPr="00D43C4C" w:rsidRDefault="00D43C4C" w:rsidP="00D43C4C">
      <w:pPr>
        <w:spacing w:after="0" w:line="240" w:lineRule="auto"/>
        <w:jc w:val="center"/>
        <w:rPr>
          <w:rFonts w:ascii="Times New Roman" w:hAnsi="Times New Roman" w:cs="Times New Roman"/>
          <w:szCs w:val="22"/>
        </w:rPr>
      </w:pPr>
      <w:r w:rsidRPr="00D43C4C">
        <w:rPr>
          <w:rFonts w:ascii="Times New Roman" w:hAnsi="Times New Roman" w:cs="Times New Roman"/>
          <w:szCs w:val="22"/>
        </w:rPr>
        <w:lastRenderedPageBreak/>
        <w:t>No Fly List</w:t>
      </w:r>
      <w:ins w:id="15" w:author="Joshua, Sue - Chichester" w:date="2012-03-15T15:00:00Z">
        <w:r w:rsidR="00C5486A">
          <w:rPr>
            <w:rFonts w:ascii="Times New Roman" w:hAnsi="Times New Roman" w:cs="Times New Roman"/>
            <w:szCs w:val="22"/>
          </w:rPr>
          <w:t xml:space="preserve"> (as may be updated from time to time)</w:t>
        </w:r>
      </w:ins>
    </w:p>
    <w:p w:rsidR="00D43C4C" w:rsidRPr="00D43C4C" w:rsidRDefault="00D43C4C" w:rsidP="00D43C4C">
      <w:pPr>
        <w:rPr>
          <w:rFonts w:ascii="Times New Roman" w:hAnsi="Times New Roman" w:cs="Times New Roman"/>
          <w:szCs w:val="22"/>
        </w:rPr>
      </w:pP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Alaska Stock (Very expensive rights managed collection. Ok to use from National Geographic collection or purchase their royalty-free </w:t>
      </w:r>
      <w:proofErr w:type="spellStart"/>
      <w:r w:rsidRPr="00D43C4C">
        <w:rPr>
          <w:rFonts w:ascii="Times New Roman" w:hAnsi="Times New Roman" w:cs="Times New Roman"/>
          <w:szCs w:val="22"/>
        </w:rPr>
        <w:t>pics</w:t>
      </w:r>
      <w:proofErr w:type="spellEnd"/>
      <w:r w:rsidRPr="00D43C4C">
        <w:rPr>
          <w:rFonts w:ascii="Times New Roman" w:hAnsi="Times New Roman" w:cs="Times New Roman"/>
          <w:szCs w:val="22"/>
        </w:rPr>
        <w:t>.)</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Tom and Susan Bean</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Paul </w:t>
      </w:r>
      <w:proofErr w:type="spellStart"/>
      <w:r w:rsidRPr="00D43C4C">
        <w:rPr>
          <w:rFonts w:ascii="Times New Roman" w:hAnsi="Times New Roman" w:cs="Times New Roman"/>
          <w:szCs w:val="22"/>
        </w:rPr>
        <w:t>Chesley</w:t>
      </w:r>
      <w:proofErr w:type="spellEnd"/>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Brandon Cole</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w:t>
      </w:r>
      <w:r w:rsidRPr="00D43C4C">
        <w:rPr>
          <w:rFonts w:ascii="Times New Roman" w:hAnsi="Times New Roman" w:cs="Times New Roman"/>
          <w:color w:val="000000"/>
          <w:szCs w:val="22"/>
        </w:rPr>
        <w:t>DBA Stockphoto.com (Black Star Collection)</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Leo de </w:t>
      </w:r>
      <w:proofErr w:type="spellStart"/>
      <w:r w:rsidRPr="00D43C4C">
        <w:rPr>
          <w:rFonts w:ascii="Times New Roman" w:hAnsi="Times New Roman" w:cs="Times New Roman"/>
          <w:szCs w:val="22"/>
        </w:rPr>
        <w:t>Wys</w:t>
      </w:r>
      <w:proofErr w:type="spellEnd"/>
      <w:r w:rsidRPr="00D43C4C">
        <w:rPr>
          <w:rFonts w:ascii="Times New Roman" w:hAnsi="Times New Roman" w:cs="Times New Roman"/>
          <w:szCs w:val="22"/>
        </w:rPr>
        <w:t>, Inc.</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Nicholas </w:t>
      </w:r>
      <w:proofErr w:type="spellStart"/>
      <w:r w:rsidRPr="00D43C4C">
        <w:rPr>
          <w:rFonts w:ascii="Times New Roman" w:hAnsi="Times New Roman" w:cs="Times New Roman"/>
          <w:szCs w:val="22"/>
        </w:rPr>
        <w:t>DeVore</w:t>
      </w:r>
      <w:proofErr w:type="spellEnd"/>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Dietrich Stock Photos</w:t>
      </w:r>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xml:space="preserve">• Digital Arts Aspen </w:t>
      </w:r>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DRK Photo</w:t>
      </w:r>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Mark Gibson</w:t>
      </w:r>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Joel Gordon</w:t>
      </w:r>
    </w:p>
    <w:p w:rsidR="00D43C4C" w:rsidRPr="00994F7B" w:rsidRDefault="00D43C4C" w:rsidP="00D43C4C">
      <w:pPr>
        <w:rPr>
          <w:rFonts w:ascii="Times New Roman" w:hAnsi="Times New Roman" w:cs="Times New Roman"/>
          <w:szCs w:val="22"/>
        </w:rPr>
      </w:pPr>
      <w:proofErr w:type="gramStart"/>
      <w:r w:rsidRPr="00994F7B">
        <w:rPr>
          <w:rFonts w:ascii="Times New Roman" w:hAnsi="Times New Roman" w:cs="Times New Roman"/>
          <w:szCs w:val="22"/>
        </w:rPr>
        <w:t xml:space="preserve">• Grant </w:t>
      </w:r>
      <w:proofErr w:type="spellStart"/>
      <w:r w:rsidRPr="00994F7B">
        <w:rPr>
          <w:rFonts w:ascii="Times New Roman" w:hAnsi="Times New Roman" w:cs="Times New Roman"/>
          <w:szCs w:val="22"/>
        </w:rPr>
        <w:t>Heilman</w:t>
      </w:r>
      <w:proofErr w:type="spellEnd"/>
      <w:r w:rsidRPr="00994F7B">
        <w:rPr>
          <w:rFonts w:ascii="Times New Roman" w:hAnsi="Times New Roman" w:cs="Times New Roman"/>
          <w:szCs w:val="22"/>
        </w:rPr>
        <w:t xml:space="preserve"> </w:t>
      </w:r>
      <w:r w:rsidR="00994F7B" w:rsidRPr="00994F7B">
        <w:rPr>
          <w:rFonts w:ascii="Times New Roman" w:hAnsi="Times New Roman" w:cs="Times New Roman"/>
          <w:szCs w:val="22"/>
        </w:rPr>
        <w:t xml:space="preserve">and Grant </w:t>
      </w:r>
      <w:proofErr w:type="spellStart"/>
      <w:r w:rsidR="00994F7B" w:rsidRPr="00994F7B">
        <w:rPr>
          <w:rFonts w:ascii="Times New Roman" w:hAnsi="Times New Roman" w:cs="Times New Roman"/>
          <w:szCs w:val="22"/>
        </w:rPr>
        <w:t>Heilman</w:t>
      </w:r>
      <w:proofErr w:type="spellEnd"/>
      <w:r w:rsidR="00994F7B" w:rsidRPr="00994F7B">
        <w:rPr>
          <w:rFonts w:ascii="Times New Roman" w:hAnsi="Times New Roman" w:cs="Times New Roman"/>
          <w:szCs w:val="22"/>
        </w:rPr>
        <w:t xml:space="preserve"> P</w:t>
      </w:r>
      <w:r w:rsidR="00994F7B">
        <w:rPr>
          <w:rFonts w:ascii="Times New Roman" w:hAnsi="Times New Roman" w:cs="Times New Roman"/>
          <w:szCs w:val="22"/>
        </w:rPr>
        <w:t>ho</w:t>
      </w:r>
      <w:r w:rsidR="00994F7B" w:rsidRPr="00994F7B">
        <w:rPr>
          <w:rFonts w:ascii="Times New Roman" w:hAnsi="Times New Roman" w:cs="Times New Roman"/>
          <w:szCs w:val="22"/>
        </w:rPr>
        <w:t>tography, Inc.</w:t>
      </w:r>
      <w:proofErr w:type="gramEnd"/>
      <w:r w:rsidR="00994F7B" w:rsidRPr="00994F7B">
        <w:rPr>
          <w:rFonts w:ascii="Times New Roman" w:hAnsi="Times New Roman" w:cs="Times New Roman"/>
          <w:szCs w:val="22"/>
        </w:rPr>
        <w:t xml:space="preserve"> </w:t>
      </w:r>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Renata Hiller</w:t>
      </w:r>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Fred Hirschmann</w:t>
      </w:r>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David Hiser</w:t>
      </w:r>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Bianca Lavies</w:t>
      </w:r>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Jay Maisel</w:t>
      </w:r>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Mark Melton</w:t>
      </w:r>
    </w:p>
    <w:p w:rsidR="00D43C4C" w:rsidRPr="00D43C4C" w:rsidRDefault="00D43C4C" w:rsidP="00D43C4C">
      <w:pPr>
        <w:rPr>
          <w:rFonts w:ascii="Times New Roman" w:hAnsi="Times New Roman" w:cs="Times New Roman"/>
          <w:szCs w:val="22"/>
          <w:lang w:val="de-DE"/>
        </w:rPr>
      </w:pPr>
      <w:r w:rsidRPr="00D43C4C">
        <w:rPr>
          <w:rFonts w:ascii="Times New Roman" w:hAnsi="Times New Roman" w:cs="Times New Roman"/>
          <w:szCs w:val="22"/>
          <w:lang w:val="de-DE"/>
        </w:rPr>
        <w:t xml:space="preserve">• Jim Mendenhall </w:t>
      </w:r>
    </w:p>
    <w:p w:rsidR="00D43C4C" w:rsidRPr="00994F7B" w:rsidRDefault="00D43C4C" w:rsidP="00D43C4C">
      <w:pPr>
        <w:rPr>
          <w:rFonts w:ascii="Times New Roman" w:hAnsi="Times New Roman" w:cs="Times New Roman"/>
          <w:szCs w:val="22"/>
          <w:lang w:val="de-DE"/>
        </w:rPr>
      </w:pPr>
      <w:r w:rsidRPr="00994F7B">
        <w:rPr>
          <w:rFonts w:ascii="Times New Roman" w:hAnsi="Times New Roman" w:cs="Times New Roman"/>
          <w:szCs w:val="22"/>
          <w:lang w:val="de-DE"/>
        </w:rPr>
        <w:t>• Alexandra Milgram</w:t>
      </w:r>
    </w:p>
    <w:p w:rsidR="00D43C4C" w:rsidRPr="00994F7B" w:rsidRDefault="00D43C4C" w:rsidP="00D43C4C">
      <w:pPr>
        <w:rPr>
          <w:rFonts w:ascii="Times New Roman" w:hAnsi="Times New Roman" w:cs="Times New Roman"/>
          <w:szCs w:val="22"/>
          <w:lang w:val="de-DE"/>
        </w:rPr>
      </w:pPr>
      <w:r w:rsidRPr="00994F7B">
        <w:rPr>
          <w:rFonts w:ascii="Times New Roman" w:hAnsi="Times New Roman" w:cs="Times New Roman"/>
          <w:szCs w:val="22"/>
          <w:lang w:val="de-DE"/>
        </w:rPr>
        <w:t>• Bart Nagel</w:t>
      </w:r>
    </w:p>
    <w:p w:rsidR="00D43C4C" w:rsidRPr="00994F7B" w:rsidRDefault="00D43C4C" w:rsidP="00D43C4C">
      <w:pPr>
        <w:rPr>
          <w:rFonts w:ascii="Times New Roman" w:hAnsi="Times New Roman" w:cs="Times New Roman"/>
          <w:szCs w:val="22"/>
          <w:lang w:val="de-DE"/>
        </w:rPr>
      </w:pPr>
      <w:r w:rsidRPr="00994F7B">
        <w:rPr>
          <w:rFonts w:ascii="Times New Roman" w:hAnsi="Times New Roman" w:cs="Times New Roman"/>
          <w:szCs w:val="22"/>
          <w:lang w:val="de-DE"/>
        </w:rPr>
        <w:t>• Network Aspen</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David </w:t>
      </w:r>
      <w:proofErr w:type="spellStart"/>
      <w:r w:rsidRPr="00D43C4C">
        <w:rPr>
          <w:rFonts w:ascii="Times New Roman" w:hAnsi="Times New Roman" w:cs="Times New Roman"/>
          <w:szCs w:val="22"/>
        </w:rPr>
        <w:t>Muench</w:t>
      </w:r>
      <w:proofErr w:type="spellEnd"/>
    </w:p>
    <w:p w:rsidR="00994F7B" w:rsidRDefault="00D43C4C" w:rsidP="00D43C4C">
      <w:pPr>
        <w:rPr>
          <w:rFonts w:ascii="Times New Roman" w:hAnsi="Times New Roman" w:cs="Times New Roman"/>
          <w:szCs w:val="22"/>
        </w:rPr>
      </w:pPr>
      <w:r w:rsidRPr="00D43C4C">
        <w:rPr>
          <w:rFonts w:ascii="Times New Roman" w:hAnsi="Times New Roman" w:cs="Times New Roman"/>
          <w:szCs w:val="22"/>
        </w:rPr>
        <w:t>• </w:t>
      </w:r>
      <w:r w:rsidR="00994F7B">
        <w:rPr>
          <w:rFonts w:ascii="Times New Roman" w:hAnsi="Times New Roman" w:cs="Times New Roman"/>
          <w:szCs w:val="22"/>
        </w:rPr>
        <w:t>Robert Frerck/</w:t>
      </w:r>
      <w:r w:rsidRPr="00D43C4C">
        <w:rPr>
          <w:rFonts w:ascii="Times New Roman" w:hAnsi="Times New Roman" w:cs="Times New Roman"/>
          <w:szCs w:val="22"/>
        </w:rPr>
        <w:t xml:space="preserve">Odyssey Photo </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Gabe Palmer</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w:t>
      </w:r>
      <w:proofErr w:type="spellStart"/>
      <w:r w:rsidRPr="00D43C4C">
        <w:rPr>
          <w:rFonts w:ascii="Times New Roman" w:hAnsi="Times New Roman" w:cs="Times New Roman"/>
          <w:szCs w:val="22"/>
        </w:rPr>
        <w:t>PhotoAspen</w:t>
      </w:r>
      <w:proofErr w:type="spellEnd"/>
      <w:r w:rsidRPr="00D43C4C">
        <w:rPr>
          <w:rFonts w:ascii="Times New Roman" w:hAnsi="Times New Roman" w:cs="Times New Roman"/>
          <w:szCs w:val="22"/>
        </w:rPr>
        <w:t xml:space="preserve"> (David </w:t>
      </w:r>
      <w:proofErr w:type="spellStart"/>
      <w:r w:rsidRPr="00D43C4C">
        <w:rPr>
          <w:rFonts w:ascii="Times New Roman" w:hAnsi="Times New Roman" w:cs="Times New Roman"/>
          <w:szCs w:val="22"/>
        </w:rPr>
        <w:t>Hiser</w:t>
      </w:r>
      <w:proofErr w:type="spellEnd"/>
      <w:r w:rsidRPr="00D43C4C">
        <w:rPr>
          <w:rFonts w:ascii="Times New Roman" w:hAnsi="Times New Roman" w:cs="Times New Roman"/>
          <w:szCs w:val="22"/>
        </w:rPr>
        <w:t xml:space="preserve"> agency)</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lastRenderedPageBreak/>
        <w:t xml:space="preserve">• Louie </w:t>
      </w:r>
      <w:proofErr w:type="spellStart"/>
      <w:r w:rsidRPr="00D43C4C">
        <w:rPr>
          <w:rFonts w:ascii="Times New Roman" w:hAnsi="Times New Roman" w:cs="Times New Roman"/>
          <w:szCs w:val="22"/>
        </w:rPr>
        <w:t>Psihoyos</w:t>
      </w:r>
      <w:proofErr w:type="spellEnd"/>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Galen Rowell, Mountain Light Photography</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 Bob </w:t>
      </w:r>
      <w:proofErr w:type="spellStart"/>
      <w:r w:rsidRPr="00D43C4C">
        <w:rPr>
          <w:rFonts w:ascii="Times New Roman" w:hAnsi="Times New Roman" w:cs="Times New Roman"/>
          <w:szCs w:val="22"/>
        </w:rPr>
        <w:t>Sacha</w:t>
      </w:r>
      <w:proofErr w:type="spellEnd"/>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Science Faction</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Unicorn Stock Photo</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Norbert Wu</w:t>
      </w:r>
    </w:p>
    <w:p w:rsidR="00D43C4C" w:rsidRPr="00D43C4C" w:rsidRDefault="00D43C4C" w:rsidP="00D43C4C">
      <w:pPr>
        <w:rPr>
          <w:rFonts w:ascii="Times New Roman" w:hAnsi="Times New Roman" w:cs="Times New Roman"/>
          <w:szCs w:val="22"/>
        </w:rPr>
      </w:pPr>
    </w:p>
    <w:p w:rsidR="00D43C4C" w:rsidRPr="00D43C4C" w:rsidRDefault="00D43C4C" w:rsidP="00D43C4C">
      <w:pPr>
        <w:rPr>
          <w:rFonts w:ascii="Times New Roman" w:hAnsi="Times New Roman" w:cs="Times New Roman"/>
          <w:szCs w:val="22"/>
        </w:rPr>
      </w:pPr>
    </w:p>
    <w:p w:rsidR="00D43C4C" w:rsidRPr="00D43C4C" w:rsidRDefault="00D43C4C" w:rsidP="00D43C4C">
      <w:pPr>
        <w:rPr>
          <w:rFonts w:ascii="Times New Roman" w:hAnsi="Times New Roman" w:cs="Times New Roman"/>
          <w:szCs w:val="22"/>
        </w:rPr>
      </w:pPr>
    </w:p>
    <w:p w:rsidR="00D43C4C" w:rsidRPr="00D43C4C" w:rsidRDefault="00D43C4C" w:rsidP="00D43C4C">
      <w:pPr>
        <w:rPr>
          <w:rFonts w:ascii="Times New Roman" w:hAnsi="Times New Roman" w:cs="Times New Roman"/>
          <w:szCs w:val="22"/>
        </w:rPr>
      </w:pPr>
    </w:p>
    <w:p w:rsidR="00D43C4C" w:rsidRPr="00D43C4C" w:rsidRDefault="00D43C4C" w:rsidP="00D43C4C">
      <w:pPr>
        <w:spacing w:after="0" w:line="240" w:lineRule="auto"/>
        <w:jc w:val="center"/>
        <w:rPr>
          <w:rFonts w:ascii="Times New Roman" w:hAnsi="Times New Roman" w:cs="Times New Roman"/>
          <w:szCs w:val="22"/>
        </w:rPr>
      </w:pPr>
    </w:p>
    <w:sectPr w:rsidR="00D43C4C" w:rsidRPr="00D43C4C" w:rsidSect="0065435A">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7A96" w:rsidRDefault="00377A96" w:rsidP="00FD6F01">
      <w:pPr>
        <w:spacing w:after="0" w:line="240" w:lineRule="auto"/>
      </w:pPr>
      <w:r>
        <w:separator/>
      </w:r>
    </w:p>
  </w:endnote>
  <w:endnote w:type="continuationSeparator" w:id="0">
    <w:p w:rsidR="00377A96" w:rsidRDefault="00377A96" w:rsidP="00FD6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7A96" w:rsidRDefault="00377A96" w:rsidP="00FD6F01">
      <w:pPr>
        <w:spacing w:after="0" w:line="240" w:lineRule="auto"/>
      </w:pPr>
      <w:r>
        <w:separator/>
      </w:r>
    </w:p>
  </w:footnote>
  <w:footnote w:type="continuationSeparator" w:id="0">
    <w:p w:rsidR="00377A96" w:rsidRDefault="00377A96" w:rsidP="00FD6F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A3FEF"/>
    <w:multiLevelType w:val="hybridMultilevel"/>
    <w:tmpl w:val="E976E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633F35"/>
    <w:multiLevelType w:val="hybridMultilevel"/>
    <w:tmpl w:val="06286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3D349A"/>
    <w:multiLevelType w:val="hybridMultilevel"/>
    <w:tmpl w:val="A5F2E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45D5A9B"/>
    <w:multiLevelType w:val="hybridMultilevel"/>
    <w:tmpl w:val="86A03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32E27CD"/>
    <w:multiLevelType w:val="hybridMultilevel"/>
    <w:tmpl w:val="4354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revisionView w:markup="0"/>
  <w:trackRevisions/>
  <w:defaultTabStop w:val="720"/>
  <w:drawingGridHorizontalSpacing w:val="110"/>
  <w:displayHorizontalDrawingGridEvery w:val="2"/>
  <w:characterSpacingControl w:val="doNotCompress"/>
  <w:hdrShapeDefaults>
    <o:shapedefaults v:ext="edit" spidmax="21505"/>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0D21"/>
    <w:rsid w:val="000108F0"/>
    <w:rsid w:val="00147F64"/>
    <w:rsid w:val="00377A96"/>
    <w:rsid w:val="0038637F"/>
    <w:rsid w:val="003D3B20"/>
    <w:rsid w:val="003E7D30"/>
    <w:rsid w:val="00410D21"/>
    <w:rsid w:val="0045440D"/>
    <w:rsid w:val="00494EA7"/>
    <w:rsid w:val="00595371"/>
    <w:rsid w:val="005A2D9F"/>
    <w:rsid w:val="0065435A"/>
    <w:rsid w:val="006D37B0"/>
    <w:rsid w:val="006E3D52"/>
    <w:rsid w:val="00702068"/>
    <w:rsid w:val="00742976"/>
    <w:rsid w:val="00761BAE"/>
    <w:rsid w:val="007B6529"/>
    <w:rsid w:val="008225AB"/>
    <w:rsid w:val="00994F7B"/>
    <w:rsid w:val="009B3A3D"/>
    <w:rsid w:val="009B7E87"/>
    <w:rsid w:val="00A03374"/>
    <w:rsid w:val="00B64293"/>
    <w:rsid w:val="00B67800"/>
    <w:rsid w:val="00BF1016"/>
    <w:rsid w:val="00C5486A"/>
    <w:rsid w:val="00C94093"/>
    <w:rsid w:val="00C94A92"/>
    <w:rsid w:val="00D320AE"/>
    <w:rsid w:val="00D43C4C"/>
    <w:rsid w:val="00D516AA"/>
    <w:rsid w:val="00DB6C54"/>
    <w:rsid w:val="00DF0752"/>
    <w:rsid w:val="00E0377A"/>
    <w:rsid w:val="00EA6D91"/>
    <w:rsid w:val="00F556EF"/>
    <w:rsid w:val="00FD6F0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150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Cordia New"/>
        <w:lang w:val="en-US" w:eastAsia="zh-CN" w:bidi="th-TH"/>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EA7"/>
    <w:pPr>
      <w:spacing w:after="200" w:line="276" w:lineRule="auto"/>
    </w:pPr>
    <w:rPr>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D516AA"/>
  </w:style>
  <w:style w:type="character" w:customStyle="1" w:styleId="DateChar">
    <w:name w:val="Date Char"/>
    <w:basedOn w:val="DefaultParagraphFont"/>
    <w:link w:val="Date"/>
    <w:uiPriority w:val="99"/>
    <w:semiHidden/>
    <w:rsid w:val="00D516AA"/>
  </w:style>
  <w:style w:type="paragraph" w:styleId="ListParagraph">
    <w:name w:val="List Paragraph"/>
    <w:basedOn w:val="Normal"/>
    <w:uiPriority w:val="34"/>
    <w:qFormat/>
    <w:rsid w:val="00D516AA"/>
    <w:pPr>
      <w:ind w:left="720"/>
      <w:contextualSpacing/>
    </w:pPr>
  </w:style>
  <w:style w:type="paragraph" w:styleId="Header">
    <w:name w:val="header"/>
    <w:basedOn w:val="Normal"/>
    <w:link w:val="HeaderChar"/>
    <w:uiPriority w:val="99"/>
    <w:semiHidden/>
    <w:unhideWhenUsed/>
    <w:rsid w:val="00FD6F01"/>
    <w:pPr>
      <w:tabs>
        <w:tab w:val="center" w:pos="4680"/>
        <w:tab w:val="right" w:pos="9360"/>
      </w:tabs>
    </w:pPr>
  </w:style>
  <w:style w:type="character" w:customStyle="1" w:styleId="HeaderChar">
    <w:name w:val="Header Char"/>
    <w:basedOn w:val="DefaultParagraphFont"/>
    <w:link w:val="Header"/>
    <w:uiPriority w:val="99"/>
    <w:semiHidden/>
    <w:rsid w:val="00FD6F01"/>
    <w:rPr>
      <w:sz w:val="22"/>
      <w:szCs w:val="28"/>
    </w:rPr>
  </w:style>
  <w:style w:type="paragraph" w:styleId="Footer">
    <w:name w:val="footer"/>
    <w:basedOn w:val="Normal"/>
    <w:link w:val="FooterChar"/>
    <w:uiPriority w:val="99"/>
    <w:semiHidden/>
    <w:unhideWhenUsed/>
    <w:rsid w:val="00FD6F01"/>
    <w:pPr>
      <w:tabs>
        <w:tab w:val="center" w:pos="4680"/>
        <w:tab w:val="right" w:pos="9360"/>
      </w:tabs>
    </w:pPr>
  </w:style>
  <w:style w:type="character" w:customStyle="1" w:styleId="FooterChar">
    <w:name w:val="Footer Char"/>
    <w:basedOn w:val="DefaultParagraphFont"/>
    <w:link w:val="Footer"/>
    <w:uiPriority w:val="99"/>
    <w:semiHidden/>
    <w:rsid w:val="00FD6F01"/>
    <w:rPr>
      <w:sz w:val="22"/>
      <w:szCs w:val="28"/>
    </w:rPr>
  </w:style>
  <w:style w:type="paragraph" w:styleId="BalloonText">
    <w:name w:val="Balloon Text"/>
    <w:basedOn w:val="Normal"/>
    <w:link w:val="BalloonTextChar"/>
    <w:uiPriority w:val="99"/>
    <w:semiHidden/>
    <w:unhideWhenUsed/>
    <w:rsid w:val="00B64293"/>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B64293"/>
    <w:rPr>
      <w:rFonts w:ascii="Tahoma" w:hAnsi="Tahoma" w:cs="Angsana New"/>
      <w:sz w:val="16"/>
    </w:rPr>
  </w:style>
  <w:style w:type="character" w:styleId="CommentReference">
    <w:name w:val="annotation reference"/>
    <w:basedOn w:val="DefaultParagraphFont"/>
    <w:uiPriority w:val="99"/>
    <w:semiHidden/>
    <w:unhideWhenUsed/>
    <w:rsid w:val="009B7E87"/>
    <w:rPr>
      <w:sz w:val="16"/>
      <w:szCs w:val="16"/>
    </w:rPr>
  </w:style>
  <w:style w:type="paragraph" w:styleId="CommentText">
    <w:name w:val="annotation text"/>
    <w:basedOn w:val="Normal"/>
    <w:link w:val="CommentTextChar"/>
    <w:uiPriority w:val="99"/>
    <w:semiHidden/>
    <w:unhideWhenUsed/>
    <w:rsid w:val="009B7E87"/>
    <w:pPr>
      <w:spacing w:line="240" w:lineRule="auto"/>
    </w:pPr>
    <w:rPr>
      <w:sz w:val="20"/>
      <w:szCs w:val="25"/>
    </w:rPr>
  </w:style>
  <w:style w:type="character" w:customStyle="1" w:styleId="CommentTextChar">
    <w:name w:val="Comment Text Char"/>
    <w:basedOn w:val="DefaultParagraphFont"/>
    <w:link w:val="CommentText"/>
    <w:uiPriority w:val="99"/>
    <w:semiHidden/>
    <w:rsid w:val="009B7E87"/>
    <w:rPr>
      <w:szCs w:val="25"/>
    </w:rPr>
  </w:style>
  <w:style w:type="paragraph" w:styleId="CommentSubject">
    <w:name w:val="annotation subject"/>
    <w:basedOn w:val="CommentText"/>
    <w:next w:val="CommentText"/>
    <w:link w:val="CommentSubjectChar"/>
    <w:uiPriority w:val="99"/>
    <w:semiHidden/>
    <w:unhideWhenUsed/>
    <w:rsid w:val="009B7E87"/>
    <w:rPr>
      <w:b/>
      <w:bCs/>
    </w:rPr>
  </w:style>
  <w:style w:type="character" w:customStyle="1" w:styleId="CommentSubjectChar">
    <w:name w:val="Comment Subject Char"/>
    <w:basedOn w:val="CommentTextChar"/>
    <w:link w:val="CommentSubject"/>
    <w:uiPriority w:val="99"/>
    <w:semiHidden/>
    <w:rsid w:val="009B7E87"/>
    <w:rPr>
      <w:b/>
      <w:bCs/>
      <w:szCs w:val="25"/>
    </w:rPr>
  </w:style>
  <w:style w:type="paragraph" w:styleId="BodyText2">
    <w:name w:val="Body Text 2"/>
    <w:basedOn w:val="Normal"/>
    <w:link w:val="BodyText2Char"/>
    <w:semiHidden/>
    <w:rsid w:val="00D43C4C"/>
    <w:pPr>
      <w:suppressAutoHyphens/>
      <w:spacing w:after="0" w:line="240" w:lineRule="auto"/>
      <w:ind w:left="720" w:firstLine="1"/>
    </w:pPr>
    <w:rPr>
      <w:rFonts w:ascii="Times New Roman" w:eastAsia="Times New Roman" w:hAnsi="Times New Roman" w:cs="Times New Roman"/>
      <w:sz w:val="20"/>
      <w:szCs w:val="20"/>
      <w:lang w:eastAsia="en-US" w:bidi="ar-SA"/>
    </w:rPr>
  </w:style>
  <w:style w:type="character" w:customStyle="1" w:styleId="BodyText2Char">
    <w:name w:val="Body Text 2 Char"/>
    <w:basedOn w:val="DefaultParagraphFont"/>
    <w:link w:val="BodyText2"/>
    <w:semiHidden/>
    <w:rsid w:val="00D43C4C"/>
    <w:rPr>
      <w:rFonts w:ascii="Times New Roman" w:eastAsia="Times New Roman" w:hAnsi="Times New Roman" w:cs="Times New Roman"/>
      <w:lang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Cordia New"/>
        <w:lang w:val="en-US" w:eastAsia="zh-CN" w:bidi="th-TH"/>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EA7"/>
    <w:pPr>
      <w:spacing w:after="200" w:line="276" w:lineRule="auto"/>
    </w:pPr>
    <w:rPr>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D516AA"/>
  </w:style>
  <w:style w:type="character" w:customStyle="1" w:styleId="DateChar">
    <w:name w:val="Date Char"/>
    <w:basedOn w:val="DefaultParagraphFont"/>
    <w:link w:val="Date"/>
    <w:uiPriority w:val="99"/>
    <w:semiHidden/>
    <w:rsid w:val="00D516AA"/>
  </w:style>
  <w:style w:type="paragraph" w:styleId="ListParagraph">
    <w:name w:val="List Paragraph"/>
    <w:basedOn w:val="Normal"/>
    <w:uiPriority w:val="34"/>
    <w:qFormat/>
    <w:rsid w:val="00D516AA"/>
    <w:pPr>
      <w:ind w:left="720"/>
      <w:contextualSpacing/>
    </w:pPr>
  </w:style>
  <w:style w:type="paragraph" w:styleId="Header">
    <w:name w:val="header"/>
    <w:basedOn w:val="Normal"/>
    <w:link w:val="HeaderChar"/>
    <w:uiPriority w:val="99"/>
    <w:semiHidden/>
    <w:unhideWhenUsed/>
    <w:rsid w:val="00FD6F01"/>
    <w:pPr>
      <w:tabs>
        <w:tab w:val="center" w:pos="4680"/>
        <w:tab w:val="right" w:pos="9360"/>
      </w:tabs>
    </w:pPr>
  </w:style>
  <w:style w:type="character" w:customStyle="1" w:styleId="HeaderChar">
    <w:name w:val="Header Char"/>
    <w:basedOn w:val="DefaultParagraphFont"/>
    <w:link w:val="Header"/>
    <w:uiPriority w:val="99"/>
    <w:semiHidden/>
    <w:rsid w:val="00FD6F01"/>
    <w:rPr>
      <w:sz w:val="22"/>
      <w:szCs w:val="28"/>
    </w:rPr>
  </w:style>
  <w:style w:type="paragraph" w:styleId="Footer">
    <w:name w:val="footer"/>
    <w:basedOn w:val="Normal"/>
    <w:link w:val="FooterChar"/>
    <w:uiPriority w:val="99"/>
    <w:semiHidden/>
    <w:unhideWhenUsed/>
    <w:rsid w:val="00FD6F01"/>
    <w:pPr>
      <w:tabs>
        <w:tab w:val="center" w:pos="4680"/>
        <w:tab w:val="right" w:pos="9360"/>
      </w:tabs>
    </w:pPr>
  </w:style>
  <w:style w:type="character" w:customStyle="1" w:styleId="FooterChar">
    <w:name w:val="Footer Char"/>
    <w:basedOn w:val="DefaultParagraphFont"/>
    <w:link w:val="Footer"/>
    <w:uiPriority w:val="99"/>
    <w:semiHidden/>
    <w:rsid w:val="00FD6F01"/>
    <w:rPr>
      <w:sz w:val="22"/>
      <w:szCs w:val="28"/>
    </w:rPr>
  </w:style>
  <w:style w:type="paragraph" w:styleId="BalloonText">
    <w:name w:val="Balloon Text"/>
    <w:basedOn w:val="Normal"/>
    <w:link w:val="BalloonTextChar"/>
    <w:uiPriority w:val="99"/>
    <w:semiHidden/>
    <w:unhideWhenUsed/>
    <w:rsid w:val="00B64293"/>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B64293"/>
    <w:rPr>
      <w:rFonts w:ascii="Tahoma" w:hAnsi="Tahoma" w:cs="Angsana New"/>
      <w:sz w:val="16"/>
    </w:rPr>
  </w:style>
  <w:style w:type="character" w:styleId="CommentReference">
    <w:name w:val="annotation reference"/>
    <w:basedOn w:val="DefaultParagraphFont"/>
    <w:uiPriority w:val="99"/>
    <w:semiHidden/>
    <w:unhideWhenUsed/>
    <w:rsid w:val="009B7E87"/>
    <w:rPr>
      <w:sz w:val="16"/>
      <w:szCs w:val="16"/>
    </w:rPr>
  </w:style>
  <w:style w:type="paragraph" w:styleId="CommentText">
    <w:name w:val="annotation text"/>
    <w:basedOn w:val="Normal"/>
    <w:link w:val="CommentTextChar"/>
    <w:uiPriority w:val="99"/>
    <w:semiHidden/>
    <w:unhideWhenUsed/>
    <w:rsid w:val="009B7E87"/>
    <w:pPr>
      <w:spacing w:line="240" w:lineRule="auto"/>
    </w:pPr>
    <w:rPr>
      <w:sz w:val="20"/>
      <w:szCs w:val="25"/>
    </w:rPr>
  </w:style>
  <w:style w:type="character" w:customStyle="1" w:styleId="CommentTextChar">
    <w:name w:val="Comment Text Char"/>
    <w:basedOn w:val="DefaultParagraphFont"/>
    <w:link w:val="CommentText"/>
    <w:uiPriority w:val="99"/>
    <w:semiHidden/>
    <w:rsid w:val="009B7E87"/>
    <w:rPr>
      <w:szCs w:val="25"/>
    </w:rPr>
  </w:style>
  <w:style w:type="paragraph" w:styleId="CommentSubject">
    <w:name w:val="annotation subject"/>
    <w:basedOn w:val="CommentText"/>
    <w:next w:val="CommentText"/>
    <w:link w:val="CommentSubjectChar"/>
    <w:uiPriority w:val="99"/>
    <w:semiHidden/>
    <w:unhideWhenUsed/>
    <w:rsid w:val="009B7E87"/>
    <w:rPr>
      <w:b/>
      <w:bCs/>
    </w:rPr>
  </w:style>
  <w:style w:type="character" w:customStyle="1" w:styleId="CommentSubjectChar">
    <w:name w:val="Comment Subject Char"/>
    <w:basedOn w:val="CommentTextChar"/>
    <w:link w:val="CommentSubject"/>
    <w:uiPriority w:val="99"/>
    <w:semiHidden/>
    <w:rsid w:val="009B7E87"/>
    <w:rPr>
      <w:b/>
      <w:bCs/>
      <w:szCs w:val="25"/>
    </w:rPr>
  </w:style>
  <w:style w:type="paragraph" w:styleId="BodyText2">
    <w:name w:val="Body Text 2"/>
    <w:basedOn w:val="Normal"/>
    <w:link w:val="BodyText2Char"/>
    <w:semiHidden/>
    <w:rsid w:val="00D43C4C"/>
    <w:pPr>
      <w:suppressAutoHyphens/>
      <w:spacing w:after="0" w:line="240" w:lineRule="auto"/>
      <w:ind w:left="720" w:firstLine="1"/>
    </w:pPr>
    <w:rPr>
      <w:rFonts w:ascii="Times New Roman" w:eastAsia="Times New Roman" w:hAnsi="Times New Roman" w:cs="Times New Roman"/>
      <w:sz w:val="20"/>
      <w:szCs w:val="20"/>
      <w:lang w:eastAsia="en-US" w:bidi="ar-SA"/>
    </w:rPr>
  </w:style>
  <w:style w:type="character" w:customStyle="1" w:styleId="BodyText2Char">
    <w:name w:val="Body Text 2 Char"/>
    <w:basedOn w:val="DefaultParagraphFont"/>
    <w:link w:val="BodyText2"/>
    <w:semiHidden/>
    <w:rsid w:val="00D43C4C"/>
    <w:rPr>
      <w:rFonts w:ascii="Times New Roman" w:eastAsia="Times New Roman" w:hAnsi="Times New Roman" w:cs="Times New Roman"/>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9554988">
      <w:bodyDiv w:val="1"/>
      <w:marLeft w:val="0"/>
      <w:marRight w:val="0"/>
      <w:marTop w:val="0"/>
      <w:marBottom w:val="0"/>
      <w:divBdr>
        <w:top w:val="none" w:sz="0" w:space="0" w:color="auto"/>
        <w:left w:val="none" w:sz="0" w:space="0" w:color="auto"/>
        <w:bottom w:val="none" w:sz="0" w:space="0" w:color="auto"/>
        <w:right w:val="none" w:sz="0" w:space="0" w:color="auto"/>
      </w:divBdr>
    </w:div>
    <w:div w:id="1932858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WileyCategory xmlns="http://schemas.microsoft.com/sharepoint/v3" xsi:nil="true"/>
    <ProjectLocation xmlns="http://schemas.microsoft.com/sharepoint/v3">GLOBAL</ProjectLocation>
    <ProjectBusiness xmlns="http://schemas.microsoft.com/sharepoint/v3">P/T</ProjectBusiness>
    <_dlc_DocId xmlns="abbb1930-f37d-4e25-b7d0-046c17324b23">EJK5UNATJDUA-2550-11</_dlc_DocId>
    <_dlc_DocIdUrl xmlns="abbb1930-f37d-4e25-b7d0-046c17324b23">
      <Url>http://portal.wiley.com/functions/legal/pt/_layouts/DocIdRedir.aspx?ID=EJK5UNATJDUA-2550-11</Url>
      <Description>EJK5UNATJDUA-2550-11</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Wiley Document" ma:contentTypeID="0x010100C81C27CD4F135E4D85934D91F75873F00074FBDF05FC4F3642960B2DCD5362EE8C" ma:contentTypeVersion="3" ma:contentTypeDescription="" ma:contentTypeScope="" ma:versionID="07c5080389da7d5ac69a35b28fb425e6">
  <xsd:schema xmlns:xsd="http://www.w3.org/2001/XMLSchema" xmlns:xs="http://www.w3.org/2001/XMLSchema" xmlns:p="http://schemas.microsoft.com/office/2006/metadata/properties" xmlns:ns1="http://schemas.microsoft.com/sharepoint/v3" xmlns:ns3="abbb1930-f37d-4e25-b7d0-046c17324b23" targetNamespace="http://schemas.microsoft.com/office/2006/metadata/properties" ma:root="true" ma:fieldsID="a81a16cee34fe39be993d5d98d62555f" ns1:_="" ns3:_="">
    <xsd:import namespace="http://schemas.microsoft.com/sharepoint/v3"/>
    <xsd:import namespace="abbb1930-f37d-4e25-b7d0-046c17324b23"/>
    <xsd:element name="properties">
      <xsd:complexType>
        <xsd:sequence>
          <xsd:element name="documentManagement">
            <xsd:complexType>
              <xsd:all>
                <xsd:element ref="ns1:ProjectLocation"/>
                <xsd:element ref="ns1:ProjectBusiness"/>
                <xsd:element ref="ns1:WileyCategory"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rojectLocation" ma:index="8" ma:displayName="Location" ma:default="" ma:description="Project Location" ma:format="Dropdown" ma:internalName="ProjectLocation" ma:readOnly="false">
      <xsd:simpleType>
        <xsd:restriction base="dms:Choice">
          <xsd:enumeration value="GLOBAL"/>
          <xsd:enumeration value="NORTH AMERICA"/>
          <xsd:enumeration value="EMEA"/>
          <xsd:enumeration value="ASIA PACIFIC"/>
          <xsd:enumeration value="Ames, Iowa"/>
          <xsd:enumeration value="Austin, Texas"/>
          <xsd:enumeration value="Charlottesville, Virginia"/>
          <xsd:enumeration value="Cleveland, Ohio"/>
          <xsd:enumeration value="DeKalb, Illinois"/>
          <xsd:enumeration value="Edison, New Jersey"/>
          <xsd:enumeration value="Etobicoke, Ontario"/>
          <xsd:enumeration value="Harrisonburg, Virginia"/>
          <xsd:enumeration value="Hoboken"/>
          <xsd:enumeration value="Indianapolis, Indiana"/>
          <xsd:enumeration value="Malden, Massachusetts"/>
          <xsd:enumeration value="Mississauga, Ontario"/>
          <xsd:enumeration value="New York, New York"/>
          <xsd:enumeration value="San Francisco, California"/>
          <xsd:enumeration value="Somerset, New Jersey"/>
          <xsd:enumeration value="Berlin"/>
          <xsd:enumeration value="Bognor Regis"/>
          <xsd:enumeration value="Chichester"/>
          <xsd:enumeration value="Darmstadt"/>
          <xsd:enumeration value="Ealing"/>
          <xsd:enumeration value="Edinburgh"/>
          <xsd:enumeration value="Frederiksberg"/>
          <xsd:enumeration value="Korolev City"/>
          <xsd:enumeration value="London"/>
          <xsd:enumeration value="Madrid"/>
          <xsd:enumeration value="Newbury"/>
          <xsd:enumeration value="Oxford"/>
          <xsd:enumeration value="Weinheim"/>
          <xsd:enumeration value="Zurich"/>
          <xsd:enumeration value="Bangalore"/>
          <xsd:enumeration value="Bangkok"/>
          <xsd:enumeration value="Beijing"/>
          <xsd:enumeration value="Brisbane - Stafford"/>
          <xsd:enumeration value="Brisbane - Milton"/>
          <xsd:enumeration value="Kowloon"/>
          <xsd:enumeration value="Melbourne"/>
          <xsd:enumeration value="Mumbai"/>
          <xsd:enumeration value="New Delhi"/>
          <xsd:enumeration value="Pasig City"/>
          <xsd:enumeration value="Selangor Darul Ehsan"/>
          <xsd:enumeration value="Seoul"/>
          <xsd:enumeration value="Shanghai"/>
          <xsd:enumeration value="Singapore"/>
          <xsd:enumeration value="Taipei"/>
          <xsd:enumeration value="Tangerang"/>
          <xsd:enumeration value="Tokyo"/>
        </xsd:restriction>
      </xsd:simpleType>
    </xsd:element>
    <xsd:element name="ProjectBusiness" ma:index="9" ma:displayName="Business" ma:description="Project Business" ma:internalName="ProjectBusiness">
      <xsd:simpleType>
        <xsd:restriction base="dms:Choice">
          <xsd:enumeration value="P/T"/>
          <xsd:enumeration value="HE"/>
          <xsd:enumeration value="STMS"/>
          <xsd:enumeration value="Corp F &amp; A"/>
          <xsd:enumeration value="Cross business"/>
        </xsd:restriction>
      </xsd:simpleType>
    </xsd:element>
    <xsd:element name="WileyCategory" ma:index="11" nillable="true" ma:displayName="Category" ma:list="cb769180-d359-4b20-b8a1-2fd04d44e714" ma:internalName="WileyCategory" ma:showField="Title" ma:web="abbb1930-f37d-4e25-b7d0-046c17324b23">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abbb1930-f37d-4e25-b7d0-046c17324b23" elementFormDefault="qualified">
    <xsd:import namespace="http://schemas.microsoft.com/office/2006/documentManagement/types"/>
    <xsd:import namespace="http://schemas.microsoft.com/office/infopath/2007/PartnerControls"/>
    <xsd:element name="_dlc_DocId" ma:index="13" nillable="true" ma:displayName="Document ID Value" ma:description="The value of the document ID assigned to this item."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axOccurs="1" ma:index="10" ma:displayName="Description"/>
        <xsd:element name="keywords" minOccurs="0" maxOccurs="1" type="xsd:string" ma:index="12"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3DC0F4-E621-4956-8002-708136E09576}">
  <ds:schemaRefs>
    <ds:schemaRef ds:uri="http://schemas.microsoft.com/sharepoint/v3"/>
    <ds:schemaRef ds:uri="abbb1930-f37d-4e25-b7d0-046c17324b23"/>
    <ds:schemaRef ds:uri="http://purl.org/dc/dcmitype/"/>
    <ds:schemaRef ds:uri="http://www.w3.org/XML/1998/namespace"/>
    <ds:schemaRef ds:uri="http://schemas.microsoft.com/office/2006/metadata/properties"/>
    <ds:schemaRef ds:uri="http://schemas.microsoft.com/office/2006/documentManagement/types"/>
    <ds:schemaRef ds:uri="http://purl.org/dc/elements/1.1/"/>
    <ds:schemaRef ds:uri="http://purl.org/dc/terms/"/>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D1D6B816-D38A-438F-B04B-868FF1C15C3C}">
  <ds:schemaRefs>
    <ds:schemaRef ds:uri="http://schemas.microsoft.com/sharepoint/v3/contenttype/forms"/>
  </ds:schemaRefs>
</ds:datastoreItem>
</file>

<file path=customXml/itemProps3.xml><?xml version="1.0" encoding="utf-8"?>
<ds:datastoreItem xmlns:ds="http://schemas.openxmlformats.org/officeDocument/2006/customXml" ds:itemID="{EE596E4B-B03A-44A4-A1F8-FFB2C83D693A}">
  <ds:schemaRefs>
    <ds:schemaRef ds:uri="http://schemas.microsoft.com/sharepoint/events"/>
  </ds:schemaRefs>
</ds:datastoreItem>
</file>

<file path=customXml/itemProps4.xml><?xml version="1.0" encoding="utf-8"?>
<ds:datastoreItem xmlns:ds="http://schemas.openxmlformats.org/officeDocument/2006/customXml" ds:itemID="{89E8A953-0B98-4AF7-87E9-4797C22AA4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bbb1930-f37d-4e25-b7d0-046c17324b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1374</Words>
  <Characters>7838</Characters>
  <Application>Microsoft Office Word</Application>
  <DocSecurity>4</DocSecurity>
  <Lines>65</Lines>
  <Paragraphs>18</Paragraphs>
  <ScaleCrop>false</ScaleCrop>
  <HeadingPairs>
    <vt:vector size="2" baseType="variant">
      <vt:variant>
        <vt:lpstr>Title</vt:lpstr>
      </vt:variant>
      <vt:variant>
        <vt:i4>1</vt:i4>
      </vt:variant>
    </vt:vector>
  </HeadingPairs>
  <TitlesOfParts>
    <vt:vector size="1" baseType="lpstr">
      <vt:lpstr>Permissions Guidelines 092011</vt:lpstr>
    </vt:vector>
  </TitlesOfParts>
  <Company>John Wiley and Sons, Inc.</Company>
  <LinksUpToDate>false</LinksUpToDate>
  <CharactersWithSpaces>9194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Permissions Guidelines 092011</dc:title>
  <dc:creator>WileyService</dc:creator>
  <dc:description>Please follow these guidelines when obtaining permissions for photographs in Wiley publications or products.</dc:description>
  <cp:lastModifiedBy>jhopkin</cp:lastModifiedBy>
  <cp:revision>2</cp:revision>
  <dcterms:created xsi:type="dcterms:W3CDTF">2012-03-15T22:27:00Z</dcterms:created>
  <dcterms:modified xsi:type="dcterms:W3CDTF">2012-03-15T22:27:00Z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0x010100C81C27CD4F135E4D85934D91F75873F00074FBDF05FC4F3642960B2DCD5362EE8C</vt:lpwstr>
  </property>
  <property fmtid="{D5CDD505-2E9C-101B-9397-08002B2CF9AE}" pid="3" name="_dlc_DocIdItemGuid">
    <vt:lpwstr>0ee242b7-18d7-47cf-a289-a50e0a75262b</vt:lpwstr>
  </property>
</Properties>
</file>